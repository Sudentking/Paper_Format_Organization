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DC77B9" w14:textId="77777777" w:rsidR="004E229F" w:rsidRDefault="004E229F"/>
    <w:p w14:paraId="50E9A356" w14:textId="77777777" w:rsidR="004E229F" w:rsidRDefault="00000000">
      <w:pPr>
        <w:snapToGrid w:val="0"/>
        <w:spacing w:beforeLines="50" w:before="0" w:afterLines="50" w:after="0" w:line="360" w:lineRule="auto"/>
        <w:jc w:val="both"/>
        <w:rPr>
          <w:rFonts w:eastAsia="黑体"/>
          <w:b/>
          <w:snapToGrid w:val="0"/>
          <w:kern w:val="0"/>
          <w:sz w:val="36"/>
          <w:szCs w:val="36"/>
        </w:rPr>
      </w:pPr>
      <w:r>
        <w:rPr>
          <w:rFonts w:ascii="宋体" w:hAnsi="宋体" w:eastAsia="宋体"/>
          <w:b w:val="0"/>
          <w:sz w:val="24"/>
        </w:rPr>
        <w:t>基于</w:t>
      </w: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r>
        <w:rPr>
          <w:rFonts w:ascii="宋体" w:hAnsi="宋体" w:eastAsia="宋体"/>
          <w:b w:val="0"/>
          <w:sz w:val="24"/>
        </w:rPr>
        <w:t>+</w:t>
      </w:r>
      <w:r>
        <w:rPr>
          <w:rFonts w:ascii="Times New Roman" w:hAnsi="Times New Roman" w:eastAsia="Times New Roman"/>
          <w:b w:val="0"/>
          <w:sz w:val="24"/>
        </w:rPr>
        <w:t>Vue</w:t>
      </w:r>
      <w:r>
        <w:rPr>
          <w:rFonts w:ascii="宋体" w:hAnsi="宋体" w:eastAsia="宋体"/>
          <w:b w:val="0"/>
          <w:sz w:val="24"/>
        </w:rPr>
        <w:t>.</w:t>
      </w:r>
      <w:r>
        <w:rPr>
          <w:rFonts w:ascii="Times New Roman" w:hAnsi="Times New Roman" w:eastAsia="Times New Roman"/>
          <w:b w:val="0"/>
          <w:sz w:val="24"/>
        </w:rPr>
        <w:t>js</w:t>
      </w:r>
      <w:r>
        <w:rPr>
          <w:rFonts w:ascii="宋体" w:hAnsi="宋体" w:eastAsia="宋体"/>
          <w:b w:val="0"/>
          <w:sz w:val="24"/>
        </w:rPr>
        <w:t>租房系统设计与实现</w:t>
      </w:r>
    </w:p>
    <w:p w14:paraId="2E2BFDC0" w14:textId="77777777" w:rsidR="004E229F" w:rsidRDefault="00000000">
      <w:pPr>
        <w:snapToGrid w:val="0"/>
        <w:spacing w:beforeLines="50" w:before="0" w:afterLines="50" w:after="0" w:line="360" w:lineRule="auto"/>
        <w:jc w:val="both"/>
        <w:rPr>
          <w:rFonts w:eastAsia="黑体"/>
          <w:snapToGrid w:val="0"/>
          <w:kern w:val="0"/>
          <w:sz w:val="32"/>
          <w:szCs w:val="32"/>
        </w:rPr>
      </w:pPr>
      <w:r>
        <w:rPr>
          <w:rFonts w:ascii="宋体" w:hAnsi="宋体" w:eastAsia="宋体"/>
          <w:b w:val="0"/>
          <w:sz w:val="24"/>
        </w:rPr>
        <w:t>摘  要</w:t>
      </w:r>
    </w:p>
    <w:p w14:paraId="68B26A9E" w14:textId="77777777" w:rsidR="004E229F" w:rsidRDefault="00000000">
      <w:pPr>
        <w:autoSpaceDE w:val="0"/>
        <w:autoSpaceDN w:val="0"/>
        <w:snapToGrid w:val="0"/>
        <w:spacing w:line="360" w:lineRule="auto" w:before="0" w:after="0"/>
        <w:ind w:firstLineChars="200" w:firstLine="480"/>
        <w:jc w:val="both"/>
        <w:rPr>
          <w:snapToGrid w:val="0"/>
          <w:kern w:val="0"/>
          <w:sz w:val="24"/>
        </w:rPr>
      </w:pPr>
      <w:r>
        <w:rPr>
          <w:rFonts w:ascii="宋体" w:hAnsi="宋体" w:eastAsia="宋体"/>
          <w:b w:val="0"/>
          <w:sz w:val="24"/>
        </w:rPr>
        <w:t>互联网高速发展、数字化时代的今天，各种应用软件层出不穷，市场上可供选择的软件类型也变得越来越多，为广大的人民群众提供了更加多样化的选择。而同时，人们的生活水平也在不断提高，对于一些个性化以及便捷化的使用体验要求也越来越高。所以，在这个大环境下，房屋出租业也要顺应市场的潮流，以满足用户的需求作为自己的发展导向。建立一个智能化的一体化线上租房网站就显得尤为重要了。</w:t>
      </w:r>
    </w:p>
    <w:p w14:paraId="1FB10E43" w14:textId="77777777" w:rsidR="004E229F" w:rsidRDefault="00000000">
      <w:pPr>
        <w:autoSpaceDE w:val="0"/>
        <w:autoSpaceDN w:val="0"/>
        <w:snapToGrid w:val="0"/>
        <w:spacing w:line="360" w:lineRule="auto" w:before="0" w:after="0"/>
        <w:ind w:firstLineChars="200" w:firstLine="480"/>
        <w:jc w:val="both"/>
        <w:rPr>
          <w:snapToGrid w:val="0"/>
          <w:kern w:val="0"/>
          <w:sz w:val="24"/>
        </w:rPr>
      </w:pPr>
      <w:r>
        <w:rPr>
          <w:rFonts w:ascii="宋体" w:hAnsi="宋体" w:eastAsia="宋体"/>
          <w:b w:val="0"/>
          <w:sz w:val="24"/>
        </w:rPr>
        <w:t>本租房网站的总体布局是合理的，技术架构也是成熟的，系统的大部分都是用</w:t>
      </w:r>
      <w:r>
        <w:rPr>
          <w:rFonts w:ascii="Times New Roman" w:hAnsi="Times New Roman" w:eastAsia="Times New Roman"/>
          <w:b w:val="0"/>
          <w:sz w:val="24"/>
        </w:rPr>
        <w:t>Java</w:t>
      </w:r>
      <w:r>
        <w:rPr>
          <w:rFonts w:ascii="宋体" w:hAnsi="宋体" w:eastAsia="宋体"/>
          <w:b w:val="0"/>
          <w:sz w:val="24"/>
        </w:rPr>
        <w:t>编程语言来实现的，整个业务模块通过浏览器来进行人机交互的操作，操作简单，容易上手。数据库选择的是安全可靠的</w:t>
      </w:r>
      <w:r>
        <w:rPr>
          <w:rFonts w:ascii="Times New Roman" w:hAnsi="Times New Roman" w:eastAsia="Times New Roman"/>
          <w:b w:val="0"/>
          <w:sz w:val="24"/>
        </w:rPr>
        <w:t>MySQL</w:t>
      </w:r>
      <w:r>
        <w:rPr>
          <w:rFonts w:ascii="宋体" w:hAnsi="宋体" w:eastAsia="宋体"/>
          <w:b w:val="0"/>
          <w:sz w:val="24"/>
        </w:rPr>
        <w:t>，可以保证数据单独存储并且稳定读取，开发过程中使用</w:t>
      </w:r>
      <w:r>
        <w:rPr>
          <w:rFonts w:ascii="Times New Roman" w:hAnsi="Times New Roman" w:eastAsia="Times New Roman"/>
          <w:b w:val="0"/>
          <w:sz w:val="24"/>
        </w:rPr>
        <w:t>Eclipse</w:t>
      </w:r>
      <w:r>
        <w:rPr>
          <w:rFonts w:ascii="宋体" w:hAnsi="宋体" w:eastAsia="宋体"/>
          <w:b w:val="0"/>
          <w:sz w:val="24"/>
        </w:rPr>
        <w:t>工具进行代码编写，界面设计以及功能调试等工作。系统完整的搭建了各种主要业务模块，并且设置了两个后台管理权限分别是管理员和普通的用户，配合前台展示页面。</w:t>
      </w:r>
    </w:p>
    <w:p w14:paraId="667CD22A" w14:textId="77777777" w:rsidR="004E229F" w:rsidRDefault="00000000">
      <w:pPr>
        <w:autoSpaceDE w:val="0"/>
        <w:autoSpaceDN w:val="0"/>
        <w:snapToGrid w:val="0"/>
        <w:spacing w:line="360" w:lineRule="auto" w:before="0" w:after="0"/>
        <w:ind w:firstLineChars="200" w:firstLine="480"/>
        <w:jc w:val="both"/>
        <w:rPr>
          <w:snapToGrid w:val="0"/>
          <w:kern w:val="0"/>
          <w:sz w:val="24"/>
        </w:rPr>
      </w:pPr>
      <w:r>
        <w:rPr>
          <w:rFonts w:ascii="宋体" w:hAnsi="宋体" w:eastAsia="宋体"/>
          <w:b w:val="0"/>
          <w:sz w:val="24"/>
        </w:rPr>
        <w:t>其中，管理员端拥有全部的管理权限，包括个人中心、用户信息管理、房屋类型分类管理、房屋信息发布审核、预约看房审核、在线签约管理、租赁评价管理、交流论坛管理、系统基础设置等。用户端可以查看首页房源，管理自己的个人信息，自己提交看房预约，进行在线签约，发布租赁评价，管理自己的收藏房源。前台页面有房源展示、论坛互动、房屋资讯浏览、个人中心、后台入口、在线客服咨询等服务，能够满足用户租房使用的各种需求。</w:t>
      </w:r>
    </w:p>
    <w:p w14:paraId="5D978D71" w14:textId="77777777" w:rsidR="004E229F" w:rsidRDefault="00000000">
      <w:pPr>
        <w:autoSpaceDE w:val="0"/>
        <w:autoSpaceDN w:val="0"/>
        <w:snapToGrid w:val="0"/>
        <w:spacing w:line="360" w:lineRule="auto" w:before="0" w:after="0"/>
        <w:ind w:firstLineChars="200" w:firstLine="480"/>
        <w:jc w:val="both"/>
        <w:rPr>
          <w:rFonts w:eastAsia="黑体"/>
          <w:color w:val="000000" w:themeColor="text1"/>
          <w:sz w:val="24"/>
        </w:rPr>
      </w:pPr>
      <w:r>
        <w:rPr>
          <w:rFonts w:ascii="宋体" w:hAnsi="宋体" w:eastAsia="宋体"/>
          <w:b w:val="0"/>
          <w:sz w:val="24"/>
        </w:rPr>
        <w:t>系统开发完毕之后，执行了全面的功能测试以及性能检测工作，针对程序的运行逻辑和代码架构做了有目的性的改进，并且修补了潜藏的漏洞和瑕疵。从而有效地保证系统各方面的程序稳定运行，各个功能都可以正常地进行操作使用，页面布局清爽明快，操作步骤简易明晰，具备不错的交互感受，最后顺利完成了整个租房网站的开发并投入使用。</w:t>
      </w:r>
    </w:p>
    <w:p w14:paraId="1A1A0F61" w14:textId="77777777" w:rsidR="004E229F" w:rsidRDefault="00000000">
      <w:pPr>
        <w:spacing w:line="360" w:lineRule="auto" w:before="0" w:after="0"/>
        <w:ind w:leftChars="-1" w:left="-2"/>
        <w:jc w:val="both"/>
        <w:rPr>
          <w:color w:val="000000" w:themeColor="text1"/>
          <w:sz w:val="24"/>
        </w:rPr>
      </w:pPr>
      <w:r>
        <w:rPr>
          <w:rFonts w:ascii="宋体" w:hAnsi="宋体" w:eastAsia="宋体"/>
          <w:b w:val="0"/>
          <w:sz w:val="24"/>
        </w:rPr>
        <w:t>关键词：租房网站；</w:t>
      </w:r>
      <w:r>
        <w:rPr>
          <w:rFonts w:ascii="Times New Roman" w:hAnsi="Times New Roman" w:eastAsia="Times New Roman"/>
          <w:b w:val="0"/>
          <w:sz w:val="24"/>
        </w:rPr>
        <w:t>Java</w:t>
      </w:r>
      <w:r>
        <w:rPr>
          <w:rFonts w:ascii="宋体" w:hAnsi="宋体" w:eastAsia="宋体"/>
          <w:b w:val="0"/>
          <w:sz w:val="24"/>
        </w:rPr>
        <w:t>语言;</w:t>
      </w:r>
      <w:r>
        <w:rPr>
          <w:rFonts w:ascii="Times New Roman" w:hAnsi="Times New Roman" w:eastAsia="Times New Roman"/>
          <w:b w:val="0"/>
          <w:sz w:val="24"/>
        </w:rPr>
        <w:t>MySQL</w:t>
      </w:r>
      <w:r>
        <w:rPr>
          <w:rFonts w:ascii="宋体" w:hAnsi="宋体" w:eastAsia="宋体"/>
          <w:b w:val="0"/>
          <w:sz w:val="24"/>
        </w:rPr>
        <w:t>数据库；</w:t>
      </w: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r>
        <w:rPr>
          <w:rFonts w:ascii="宋体" w:hAnsi="宋体" w:eastAsia="宋体"/>
          <w:b w:val="0"/>
          <w:sz w:val="24"/>
        </w:rPr>
        <w:t xml:space="preserve">框架 </w:t>
      </w:r>
    </w:p>
    <w:p w14:paraId="74CCC238" w14:textId="77777777" w:rsidR="004E229F" w:rsidRDefault="004E229F">
      <w:pPr>
        <w:sectPr w:rsidR="004E229F">
          <w:footerReference w:type="default" r:id="rId8"/>
          <w:pgSz w:w="11906" w:h="16838"/>
          <w:pgMar w:top="1418" w:right="1418" w:bottom="1814" w:left="1418" w:header="851" w:footer="992" w:gutter="0"/>
          <w:pgNumType w:fmt="upperRoman" w:start="1"/>
          <w:cols w:space="720"/>
          <w:docGrid w:type="lines" w:linePitch="312"/>
        </w:sectPr>
      </w:pPr>
    </w:p>
    <w:p w14:paraId="6E43D135" w14:textId="77777777" w:rsidR="004E229F" w:rsidRDefault="004E229F"/>
    <w:p w14:paraId="3ABDC9A0" w14:textId="77777777" w:rsidR="004E229F" w:rsidRDefault="004E229F"/>
    <w:p w14:paraId="1DECE435" w14:textId="77777777" w:rsidR="004E229F" w:rsidRDefault="00000000">
      <w:pPr>
        <w:spacing w:line="360" w:lineRule="auto" w:before="0" w:after="0"/>
        <w:jc w:val="both"/>
        <w:rPr>
          <w:rStyle w:val="apple-converted-space"/>
          <w:b/>
          <w:sz w:val="36"/>
          <w:szCs w:val="36"/>
          <w:shd w:val="clear" w:color="auto" w:fill="FFFFFF"/>
        </w:rPr>
      </w:pPr>
      <w:r>
        <w:rPr>
          <w:rFonts w:ascii="Times New Roman" w:hAnsi="Times New Roman" w:eastAsia="Times New Roman"/>
          <w:b w:val="0"/>
          <w:sz w:val="24"/>
        </w:rPr>
        <w:t>Rental</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Design</w:t>
      </w:r>
      <w:r>
        <w:rPr>
          <w:rFonts w:ascii="宋体" w:hAnsi="宋体" w:eastAsia="宋体"/>
          <w:b w:val="0"/>
          <w:sz w:val="24"/>
        </w:rPr>
        <w:t xml:space="preserve"> </w:t>
      </w:r>
      <w:r>
        <w:rPr>
          <w:rFonts w:ascii="Times New Roman" w:hAnsi="Times New Roman" w:eastAsia="Times New Roman"/>
          <w:b w:val="0"/>
          <w:sz w:val="24"/>
        </w:rPr>
        <w:t>and</w:t>
      </w:r>
      <w:r>
        <w:rPr>
          <w:rFonts w:ascii="宋体" w:hAnsi="宋体" w:eastAsia="宋体"/>
          <w:b w:val="0"/>
          <w:sz w:val="24"/>
        </w:rPr>
        <w:t xml:space="preserve"> </w:t>
      </w:r>
      <w:r>
        <w:rPr>
          <w:rFonts w:ascii="Times New Roman" w:hAnsi="Times New Roman" w:eastAsia="Times New Roman"/>
          <w:b w:val="0"/>
          <w:sz w:val="24"/>
        </w:rPr>
        <w:t>Implementation</w:t>
      </w:r>
      <w:r>
        <w:rPr>
          <w:rFonts w:ascii="宋体" w:hAnsi="宋体" w:eastAsia="宋体"/>
          <w:b w:val="0"/>
          <w:sz w:val="24"/>
        </w:rPr>
        <w:t xml:space="preserve"> </w:t>
      </w:r>
      <w:r>
        <w:rPr>
          <w:rFonts w:ascii="Times New Roman" w:hAnsi="Times New Roman" w:eastAsia="Times New Roman"/>
          <w:b w:val="0"/>
          <w:sz w:val="24"/>
        </w:rPr>
        <w:t>Based</w:t>
      </w:r>
      <w:r>
        <w:rPr>
          <w:rFonts w:ascii="宋体" w:hAnsi="宋体" w:eastAsia="宋体"/>
          <w:b w:val="0"/>
          <w:sz w:val="24"/>
        </w:rPr>
        <w:t xml:space="preserve"> </w:t>
      </w:r>
      <w:r>
        <w:rPr>
          <w:rFonts w:ascii="Times New Roman" w:hAnsi="Times New Roman" w:eastAsia="Times New Roman"/>
          <w:b w:val="0"/>
          <w:sz w:val="24"/>
        </w:rPr>
        <w:t>on</w:t>
      </w:r>
      <w:r>
        <w:rPr>
          <w:rFonts w:ascii="宋体" w:hAnsi="宋体" w:eastAsia="宋体"/>
          <w:b w:val="0"/>
          <w:sz w:val="24"/>
        </w:rPr>
        <w:t xml:space="preserve"> </w:t>
      </w: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p>
    <w:p w14:paraId="23FB7A01" w14:textId="77777777" w:rsidR="004E229F" w:rsidRDefault="004E229F"/>
    <w:p w14:paraId="01844D69" w14:textId="77777777" w:rsidR="004E229F" w:rsidRDefault="00000000">
      <w:pPr>
        <w:autoSpaceDE w:val="0"/>
        <w:autoSpaceDN w:val="0"/>
        <w:adjustRightInd w:val="0"/>
        <w:snapToGrid w:val="0"/>
        <w:spacing w:beforeLines="50" w:before="0" w:afterLines="50" w:after="0" w:line="360" w:lineRule="auto"/>
        <w:jc w:val="both"/>
        <w:rPr>
          <w:b/>
          <w:snapToGrid w:val="0"/>
          <w:kern w:val="0"/>
          <w:sz w:val="32"/>
          <w:szCs w:val="32"/>
        </w:rPr>
      </w:pPr>
      <w:r>
        <w:rPr>
          <w:rFonts w:ascii="Times New Roman" w:hAnsi="Times New Roman" w:eastAsia="Times New Roman"/>
          <w:b w:val="0"/>
          <w:sz w:val="24"/>
        </w:rPr>
        <w:t>Abstract</w:t>
      </w:r>
    </w:p>
    <w:p w14:paraId="4B9A6ED7" w14:textId="77777777" w:rsidR="004E229F" w:rsidRDefault="00000000">
      <w:pPr>
        <w:autoSpaceDE w:val="0"/>
        <w:autoSpaceDN w:val="0"/>
        <w:adjustRightInd w:val="0"/>
        <w:snapToGrid w:val="0"/>
        <w:spacing w:line="360" w:lineRule="auto" w:before="0" w:after="0"/>
        <w:ind w:firstLineChars="200" w:firstLine="480"/>
        <w:jc w:val="both"/>
        <w:rPr>
          <w:kern w:val="0"/>
          <w:sz w:val="24"/>
        </w:rPr>
      </w:pPr>
      <w:r>
        <w:rPr>
          <w:rFonts w:ascii="Times New Roman" w:hAnsi="Times New Roman" w:eastAsia="Times New Roman"/>
          <w:b w:val="0"/>
          <w:sz w:val="24"/>
        </w:rPr>
        <w:t>In</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era</w:t>
      </w:r>
      <w:r>
        <w:rPr>
          <w:rFonts w:ascii="宋体" w:hAnsi="宋体" w:eastAsia="宋体"/>
          <w:b w:val="0"/>
          <w:sz w:val="24"/>
        </w:rPr>
        <w:t xml:space="preserve"> </w:t>
      </w:r>
      <w:r>
        <w:rPr>
          <w:rFonts w:ascii="Times New Roman" w:hAnsi="Times New Roman" w:eastAsia="Times New Roman"/>
          <w:b w:val="0"/>
          <w:sz w:val="24"/>
        </w:rPr>
        <w:t>of</w:t>
      </w:r>
      <w:r>
        <w:rPr>
          <w:rFonts w:ascii="宋体" w:hAnsi="宋体" w:eastAsia="宋体"/>
          <w:b w:val="0"/>
          <w:sz w:val="24"/>
        </w:rPr>
        <w:t xml:space="preserve"> </w:t>
      </w:r>
      <w:r>
        <w:rPr>
          <w:rFonts w:ascii="Times New Roman" w:hAnsi="Times New Roman" w:eastAsia="Times New Roman"/>
          <w:b w:val="0"/>
          <w:sz w:val="24"/>
        </w:rPr>
        <w:t>rapid</w:t>
      </w:r>
      <w:r>
        <w:rPr>
          <w:rFonts w:ascii="宋体" w:hAnsi="宋体" w:eastAsia="宋体"/>
          <w:b w:val="0"/>
          <w:sz w:val="24"/>
        </w:rPr>
        <w:t xml:space="preserve"> </w:t>
      </w:r>
      <w:r>
        <w:rPr>
          <w:rFonts w:ascii="Times New Roman" w:hAnsi="Times New Roman" w:eastAsia="Times New Roman"/>
          <w:b w:val="0"/>
          <w:sz w:val="24"/>
        </w:rPr>
        <w:t>development</w:t>
      </w:r>
      <w:r>
        <w:rPr>
          <w:rFonts w:ascii="宋体" w:hAnsi="宋体" w:eastAsia="宋体"/>
          <w:b w:val="0"/>
          <w:sz w:val="24"/>
        </w:rPr>
        <w:t xml:space="preserve"> </w:t>
      </w:r>
      <w:r>
        <w:rPr>
          <w:rFonts w:ascii="Times New Roman" w:hAnsi="Times New Roman" w:eastAsia="Times New Roman"/>
          <w:b w:val="0"/>
          <w:sz w:val="24"/>
        </w:rPr>
        <w:t>of</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network</w:t>
      </w:r>
      <w:r>
        <w:rPr>
          <w:rFonts w:ascii="宋体" w:hAnsi="宋体" w:eastAsia="宋体"/>
          <w:b w:val="0"/>
          <w:sz w:val="24"/>
        </w:rPr>
        <w:t xml:space="preserve">, </w:t>
      </w:r>
      <w:r>
        <w:rPr>
          <w:rFonts w:ascii="Times New Roman" w:hAnsi="Times New Roman" w:eastAsia="Times New Roman"/>
          <w:b w:val="0"/>
          <w:sz w:val="24"/>
        </w:rPr>
        <w:t>a</w:t>
      </w:r>
      <w:r>
        <w:rPr>
          <w:rFonts w:ascii="宋体" w:hAnsi="宋体" w:eastAsia="宋体"/>
          <w:b w:val="0"/>
          <w:sz w:val="24"/>
        </w:rPr>
        <w:t xml:space="preserve"> </w:t>
      </w:r>
      <w:r>
        <w:rPr>
          <w:rFonts w:ascii="Times New Roman" w:hAnsi="Times New Roman" w:eastAsia="Times New Roman"/>
          <w:b w:val="0"/>
          <w:sz w:val="24"/>
        </w:rPr>
        <w:t>large</w:t>
      </w:r>
      <w:r>
        <w:rPr>
          <w:rFonts w:ascii="宋体" w:hAnsi="宋体" w:eastAsia="宋体"/>
          <w:b w:val="0"/>
          <w:sz w:val="24"/>
        </w:rPr>
        <w:t xml:space="preserve"> </w:t>
      </w:r>
      <w:r>
        <w:rPr>
          <w:rFonts w:ascii="Times New Roman" w:hAnsi="Times New Roman" w:eastAsia="Times New Roman"/>
          <w:b w:val="0"/>
          <w:sz w:val="24"/>
        </w:rPr>
        <w:t>number</w:t>
      </w:r>
      <w:r>
        <w:rPr>
          <w:rFonts w:ascii="宋体" w:hAnsi="宋体" w:eastAsia="宋体"/>
          <w:b w:val="0"/>
          <w:sz w:val="24"/>
        </w:rPr>
        <w:t xml:space="preserve"> </w:t>
      </w:r>
      <w:r>
        <w:rPr>
          <w:rFonts w:ascii="Times New Roman" w:hAnsi="Times New Roman" w:eastAsia="Times New Roman"/>
          <w:b w:val="0"/>
          <w:sz w:val="24"/>
        </w:rPr>
        <w:t>of</w:t>
      </w:r>
      <w:r>
        <w:rPr>
          <w:rFonts w:ascii="宋体" w:hAnsi="宋体" w:eastAsia="宋体"/>
          <w:b w:val="0"/>
          <w:sz w:val="24"/>
        </w:rPr>
        <w:t xml:space="preserve"> </w:t>
      </w:r>
      <w:r>
        <w:rPr>
          <w:rFonts w:ascii="Times New Roman" w:hAnsi="Times New Roman" w:eastAsia="Times New Roman"/>
          <w:b w:val="0"/>
          <w:sz w:val="24"/>
        </w:rPr>
        <w:t>software</w:t>
      </w:r>
      <w:r>
        <w:rPr>
          <w:rFonts w:ascii="宋体" w:hAnsi="宋体" w:eastAsia="宋体"/>
          <w:b w:val="0"/>
          <w:sz w:val="24"/>
        </w:rPr>
        <w:t xml:space="preserve"> </w:t>
      </w:r>
      <w:r>
        <w:rPr>
          <w:rFonts w:ascii="Times New Roman" w:hAnsi="Times New Roman" w:eastAsia="Times New Roman"/>
          <w:b w:val="0"/>
          <w:sz w:val="24"/>
        </w:rPr>
        <w:t>has</w:t>
      </w:r>
      <w:r>
        <w:rPr>
          <w:rFonts w:ascii="宋体" w:hAnsi="宋体" w:eastAsia="宋体"/>
          <w:b w:val="0"/>
          <w:sz w:val="24"/>
        </w:rPr>
        <w:t xml:space="preserve"> </w:t>
      </w:r>
      <w:r>
        <w:rPr>
          <w:rFonts w:ascii="Times New Roman" w:hAnsi="Times New Roman" w:eastAsia="Times New Roman"/>
          <w:b w:val="0"/>
          <w:sz w:val="24"/>
        </w:rPr>
        <w:t>been</w:t>
      </w:r>
      <w:r>
        <w:rPr>
          <w:rFonts w:ascii="宋体" w:hAnsi="宋体" w:eastAsia="宋体"/>
          <w:b w:val="0"/>
          <w:sz w:val="24"/>
        </w:rPr>
        <w:t xml:space="preserve"> </w:t>
      </w:r>
      <w:r>
        <w:rPr>
          <w:rFonts w:ascii="Times New Roman" w:hAnsi="Times New Roman" w:eastAsia="Times New Roman"/>
          <w:b w:val="0"/>
          <w:sz w:val="24"/>
        </w:rPr>
        <w:t>developed</w:t>
      </w:r>
      <w:r>
        <w:rPr>
          <w:rFonts w:ascii="宋体" w:hAnsi="宋体" w:eastAsia="宋体"/>
          <w:b w:val="0"/>
          <w:sz w:val="24"/>
        </w:rPr>
        <w:t xml:space="preserve">, </w:t>
      </w:r>
      <w:r>
        <w:rPr>
          <w:rFonts w:ascii="Times New Roman" w:hAnsi="Times New Roman" w:eastAsia="Times New Roman"/>
          <w:b w:val="0"/>
          <w:sz w:val="24"/>
        </w:rPr>
        <w:t>which</w:t>
      </w:r>
      <w:r>
        <w:rPr>
          <w:rFonts w:ascii="宋体" w:hAnsi="宋体" w:eastAsia="宋体"/>
          <w:b w:val="0"/>
          <w:sz w:val="24"/>
        </w:rPr>
        <w:t xml:space="preserve"> </w:t>
      </w:r>
      <w:r>
        <w:rPr>
          <w:rFonts w:ascii="Times New Roman" w:hAnsi="Times New Roman" w:eastAsia="Times New Roman"/>
          <w:b w:val="0"/>
          <w:sz w:val="24"/>
        </w:rPr>
        <w:t>brings</w:t>
      </w:r>
      <w:r>
        <w:rPr>
          <w:rFonts w:ascii="宋体" w:hAnsi="宋体" w:eastAsia="宋体"/>
          <w:b w:val="0"/>
          <w:sz w:val="24"/>
        </w:rPr>
        <w:t xml:space="preserve"> </w:t>
      </w:r>
      <w:r>
        <w:rPr>
          <w:rFonts w:ascii="Times New Roman" w:hAnsi="Times New Roman" w:eastAsia="Times New Roman"/>
          <w:b w:val="0"/>
          <w:sz w:val="24"/>
        </w:rPr>
        <w:t>users</w:t>
      </w:r>
      <w:r>
        <w:rPr>
          <w:rFonts w:ascii="宋体" w:hAnsi="宋体" w:eastAsia="宋体"/>
          <w:b w:val="0"/>
          <w:sz w:val="24"/>
        </w:rPr>
        <w:t xml:space="preserve"> </w:t>
      </w:r>
      <w:r>
        <w:rPr>
          <w:rFonts w:ascii="Times New Roman" w:hAnsi="Times New Roman" w:eastAsia="Times New Roman"/>
          <w:b w:val="0"/>
          <w:sz w:val="24"/>
        </w:rPr>
        <w:t>a</w:t>
      </w:r>
      <w:r>
        <w:rPr>
          <w:rFonts w:ascii="宋体" w:hAnsi="宋体" w:eastAsia="宋体"/>
          <w:b w:val="0"/>
          <w:sz w:val="24"/>
        </w:rPr>
        <w:t xml:space="preserve"> </w:t>
      </w:r>
      <w:r>
        <w:rPr>
          <w:rFonts w:ascii="Times New Roman" w:hAnsi="Times New Roman" w:eastAsia="Times New Roman"/>
          <w:b w:val="0"/>
          <w:sz w:val="24"/>
        </w:rPr>
        <w:t>lot</w:t>
      </w:r>
      <w:r>
        <w:rPr>
          <w:rFonts w:ascii="宋体" w:hAnsi="宋体" w:eastAsia="宋体"/>
          <w:b w:val="0"/>
          <w:sz w:val="24"/>
        </w:rPr>
        <w:t xml:space="preserve"> </w:t>
      </w:r>
      <w:r>
        <w:rPr>
          <w:rFonts w:ascii="Times New Roman" w:hAnsi="Times New Roman" w:eastAsia="Times New Roman"/>
          <w:b w:val="0"/>
          <w:sz w:val="24"/>
        </w:rPr>
        <w:t>of</w:t>
      </w:r>
      <w:r>
        <w:rPr>
          <w:rFonts w:ascii="宋体" w:hAnsi="宋体" w:eastAsia="宋体"/>
          <w:b w:val="0"/>
          <w:sz w:val="24"/>
        </w:rPr>
        <w:t xml:space="preserve"> </w:t>
      </w:r>
      <w:r>
        <w:rPr>
          <w:rFonts w:ascii="Times New Roman" w:hAnsi="Times New Roman" w:eastAsia="Times New Roman"/>
          <w:b w:val="0"/>
          <w:sz w:val="24"/>
        </w:rPr>
        <w:t>choice</w:t>
      </w:r>
      <w:r>
        <w:rPr>
          <w:rFonts w:ascii="宋体" w:hAnsi="宋体" w:eastAsia="宋体"/>
          <w:b w:val="0"/>
          <w:sz w:val="24"/>
        </w:rPr>
        <w:t xml:space="preserve">, </w:t>
      </w:r>
      <w:r>
        <w:rPr>
          <w:rFonts w:ascii="Times New Roman" w:hAnsi="Times New Roman" w:eastAsia="Times New Roman"/>
          <w:b w:val="0"/>
          <w:sz w:val="24"/>
        </w:rPr>
        <w:t>and</w:t>
      </w:r>
      <w:r>
        <w:rPr>
          <w:rFonts w:ascii="宋体" w:hAnsi="宋体" w:eastAsia="宋体"/>
          <w:b w:val="0"/>
          <w:sz w:val="24"/>
        </w:rPr>
        <w:t xml:space="preserve"> </w:t>
      </w:r>
      <w:r>
        <w:rPr>
          <w:rFonts w:ascii="Times New Roman" w:hAnsi="Times New Roman" w:eastAsia="Times New Roman"/>
          <w:b w:val="0"/>
          <w:sz w:val="24"/>
        </w:rPr>
        <w:t>people</w:t>
      </w:r>
      <w:r>
        <w:rPr>
          <w:rFonts w:ascii="宋体" w:hAnsi="宋体" w:eastAsia="宋体"/>
          <w:b w:val="0"/>
          <w:sz w:val="24"/>
        </w:rPr>
        <w:t xml:space="preserve"> </w:t>
      </w:r>
      <w:r>
        <w:rPr>
          <w:rFonts w:ascii="Times New Roman" w:hAnsi="Times New Roman" w:eastAsia="Times New Roman"/>
          <w:b w:val="0"/>
          <w:sz w:val="24"/>
        </w:rPr>
        <w:t>are</w:t>
      </w:r>
      <w:r>
        <w:rPr>
          <w:rFonts w:ascii="宋体" w:hAnsi="宋体" w:eastAsia="宋体"/>
          <w:b w:val="0"/>
          <w:sz w:val="24"/>
        </w:rPr>
        <w:t xml:space="preserve"> </w:t>
      </w:r>
      <w:r>
        <w:rPr>
          <w:rFonts w:ascii="Times New Roman" w:hAnsi="Times New Roman" w:eastAsia="Times New Roman"/>
          <w:b w:val="0"/>
          <w:sz w:val="24"/>
        </w:rPr>
        <w:t>increasingly</w:t>
      </w:r>
      <w:r>
        <w:rPr>
          <w:rFonts w:ascii="宋体" w:hAnsi="宋体" w:eastAsia="宋体"/>
          <w:b w:val="0"/>
          <w:sz w:val="24"/>
        </w:rPr>
        <w:t xml:space="preserve"> </w:t>
      </w:r>
      <w:r>
        <w:rPr>
          <w:rFonts w:ascii="Times New Roman" w:hAnsi="Times New Roman" w:eastAsia="Times New Roman"/>
          <w:b w:val="0"/>
          <w:sz w:val="24"/>
        </w:rPr>
        <w:t>pursuing</w:t>
      </w:r>
      <w:r>
        <w:rPr>
          <w:rFonts w:ascii="宋体" w:hAnsi="宋体" w:eastAsia="宋体"/>
          <w:b w:val="0"/>
          <w:sz w:val="24"/>
        </w:rPr>
        <w:t xml:space="preserve"> </w:t>
      </w:r>
      <w:r>
        <w:rPr>
          <w:rFonts w:ascii="Times New Roman" w:hAnsi="Times New Roman" w:eastAsia="Times New Roman"/>
          <w:b w:val="0"/>
          <w:sz w:val="24"/>
        </w:rPr>
        <w:t>more</w:t>
      </w:r>
      <w:r>
        <w:rPr>
          <w:rFonts w:ascii="宋体" w:hAnsi="宋体" w:eastAsia="宋体"/>
          <w:b w:val="0"/>
          <w:sz w:val="24"/>
        </w:rPr>
        <w:t xml:space="preserve"> </w:t>
      </w:r>
      <w:r>
        <w:rPr>
          <w:rFonts w:ascii="Times New Roman" w:hAnsi="Times New Roman" w:eastAsia="Times New Roman"/>
          <w:b w:val="0"/>
          <w:sz w:val="24"/>
        </w:rPr>
        <w:t>personalized</w:t>
      </w:r>
      <w:r>
        <w:rPr>
          <w:rFonts w:ascii="宋体" w:hAnsi="宋体" w:eastAsia="宋体"/>
          <w:b w:val="0"/>
          <w:sz w:val="24"/>
        </w:rPr>
        <w:t xml:space="preserve"> </w:t>
      </w:r>
      <w:r>
        <w:rPr>
          <w:rFonts w:ascii="Times New Roman" w:hAnsi="Times New Roman" w:eastAsia="Times New Roman"/>
          <w:b w:val="0"/>
          <w:sz w:val="24"/>
        </w:rPr>
        <w:t>needs</w:t>
      </w:r>
      <w:r>
        <w:rPr>
          <w:rFonts w:ascii="宋体" w:hAnsi="宋体" w:eastAsia="宋体"/>
          <w:b w:val="0"/>
          <w:sz w:val="24"/>
        </w:rPr>
        <w:t xml:space="preserve">. </w:t>
      </w:r>
      <w:r>
        <w:rPr>
          <w:rFonts w:ascii="Times New Roman" w:hAnsi="Times New Roman" w:eastAsia="Times New Roman"/>
          <w:b w:val="0"/>
          <w:sz w:val="24"/>
        </w:rPr>
        <w:t>In</w:t>
      </w:r>
      <w:r>
        <w:rPr>
          <w:rFonts w:ascii="宋体" w:hAnsi="宋体" w:eastAsia="宋体"/>
          <w:b w:val="0"/>
          <w:sz w:val="24"/>
        </w:rPr>
        <w:t xml:space="preserve"> </w:t>
      </w:r>
      <w:r>
        <w:rPr>
          <w:rFonts w:ascii="Times New Roman" w:hAnsi="Times New Roman" w:eastAsia="Times New Roman"/>
          <w:b w:val="0"/>
          <w:sz w:val="24"/>
        </w:rPr>
        <w:t>this</w:t>
      </w:r>
      <w:r>
        <w:rPr>
          <w:rFonts w:ascii="宋体" w:hAnsi="宋体" w:eastAsia="宋体"/>
          <w:b w:val="0"/>
          <w:sz w:val="24"/>
        </w:rPr>
        <w:t xml:space="preserve"> </w:t>
      </w:r>
      <w:r>
        <w:rPr>
          <w:rFonts w:ascii="Times New Roman" w:hAnsi="Times New Roman" w:eastAsia="Times New Roman"/>
          <w:b w:val="0"/>
          <w:sz w:val="24"/>
        </w:rPr>
        <w:t>context</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landlord</w:t>
      </w:r>
      <w:r>
        <w:rPr>
          <w:rFonts w:ascii="宋体" w:hAnsi="宋体" w:eastAsia="宋体"/>
          <w:b w:val="0"/>
          <w:sz w:val="24"/>
        </w:rPr>
        <w:t xml:space="preserve"> </w:t>
      </w:r>
      <w:r>
        <w:rPr>
          <w:rFonts w:ascii="Times New Roman" w:hAnsi="Times New Roman" w:eastAsia="Times New Roman"/>
          <w:b w:val="0"/>
          <w:sz w:val="24"/>
        </w:rPr>
        <w:t>can</w:t>
      </w:r>
      <w:r>
        <w:rPr>
          <w:rFonts w:ascii="宋体" w:hAnsi="宋体" w:eastAsia="宋体"/>
          <w:b w:val="0"/>
          <w:sz w:val="24"/>
        </w:rPr>
        <w:t xml:space="preserve"> </w:t>
      </w:r>
      <w:r>
        <w:rPr>
          <w:rFonts w:ascii="Times New Roman" w:hAnsi="Times New Roman" w:eastAsia="Times New Roman"/>
          <w:b w:val="0"/>
          <w:sz w:val="24"/>
        </w:rPr>
        <w:t>only</w:t>
      </w:r>
      <w:r>
        <w:rPr>
          <w:rFonts w:ascii="宋体" w:hAnsi="宋体" w:eastAsia="宋体"/>
          <w:b w:val="0"/>
          <w:sz w:val="24"/>
        </w:rPr>
        <w:t xml:space="preserve"> </w:t>
      </w:r>
      <w:r>
        <w:rPr>
          <w:rFonts w:ascii="Times New Roman" w:hAnsi="Times New Roman" w:eastAsia="Times New Roman"/>
          <w:b w:val="0"/>
          <w:sz w:val="24"/>
        </w:rPr>
        <w:t>be</w:t>
      </w:r>
      <w:r>
        <w:rPr>
          <w:rFonts w:ascii="宋体" w:hAnsi="宋体" w:eastAsia="宋体"/>
          <w:b w:val="0"/>
          <w:sz w:val="24"/>
        </w:rPr>
        <w:t xml:space="preserve"> </w:t>
      </w:r>
      <w:r>
        <w:rPr>
          <w:rFonts w:ascii="Times New Roman" w:hAnsi="Times New Roman" w:eastAsia="Times New Roman"/>
          <w:b w:val="0"/>
          <w:sz w:val="24"/>
        </w:rPr>
        <w:t>user</w:t>
      </w:r>
      <w:r>
        <w:rPr>
          <w:rFonts w:ascii="宋体" w:hAnsi="宋体" w:eastAsia="宋体"/>
          <w:b w:val="0"/>
          <w:sz w:val="24"/>
        </w:rPr>
        <w:t>-</w:t>
      </w:r>
      <w:r>
        <w:rPr>
          <w:rFonts w:ascii="Times New Roman" w:hAnsi="Times New Roman" w:eastAsia="Times New Roman"/>
          <w:b w:val="0"/>
          <w:sz w:val="24"/>
        </w:rPr>
        <w:t>oriented</w:t>
      </w:r>
      <w:r>
        <w:rPr>
          <w:rFonts w:ascii="宋体" w:hAnsi="宋体" w:eastAsia="宋体"/>
          <w:b w:val="0"/>
          <w:sz w:val="24"/>
        </w:rPr>
        <w:t xml:space="preserve">, </w:t>
      </w:r>
      <w:r>
        <w:rPr>
          <w:rFonts w:ascii="Times New Roman" w:hAnsi="Times New Roman" w:eastAsia="Times New Roman"/>
          <w:b w:val="0"/>
          <w:sz w:val="24"/>
        </w:rPr>
        <w:t>so</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development</w:t>
      </w:r>
      <w:r>
        <w:rPr>
          <w:rFonts w:ascii="宋体" w:hAnsi="宋体" w:eastAsia="宋体"/>
          <w:b w:val="0"/>
          <w:sz w:val="24"/>
        </w:rPr>
        <w:t xml:space="preserve"> </w:t>
      </w:r>
      <w:r>
        <w:rPr>
          <w:rFonts w:ascii="Times New Roman" w:hAnsi="Times New Roman" w:eastAsia="Times New Roman"/>
          <w:b w:val="0"/>
          <w:sz w:val="24"/>
        </w:rPr>
        <w:t>of</w:t>
      </w:r>
      <w:r>
        <w:rPr>
          <w:rFonts w:ascii="宋体" w:hAnsi="宋体" w:eastAsia="宋体"/>
          <w:b w:val="0"/>
          <w:sz w:val="24"/>
        </w:rPr>
        <w:t xml:space="preserve"> </w:t>
      </w:r>
      <w:r>
        <w:rPr>
          <w:rFonts w:ascii="Times New Roman" w:hAnsi="Times New Roman" w:eastAsia="Times New Roman"/>
          <w:b w:val="0"/>
          <w:sz w:val="24"/>
        </w:rPr>
        <w:t>rental</w:t>
      </w:r>
      <w:r>
        <w:rPr>
          <w:rFonts w:ascii="宋体" w:hAnsi="宋体" w:eastAsia="宋体"/>
          <w:b w:val="0"/>
          <w:sz w:val="24"/>
        </w:rPr>
        <w:t xml:space="preserve"> </w:t>
      </w:r>
      <w:r>
        <w:rPr>
          <w:rFonts w:ascii="Times New Roman" w:hAnsi="Times New Roman" w:eastAsia="Times New Roman"/>
          <w:b w:val="0"/>
          <w:sz w:val="24"/>
        </w:rPr>
        <w:t>website</w:t>
      </w:r>
      <w:r>
        <w:rPr>
          <w:rFonts w:ascii="宋体" w:hAnsi="宋体" w:eastAsia="宋体"/>
          <w:b w:val="0"/>
          <w:sz w:val="24"/>
        </w:rPr>
        <w:t xml:space="preserve"> </w:t>
      </w:r>
      <w:r>
        <w:rPr>
          <w:rFonts w:ascii="Times New Roman" w:hAnsi="Times New Roman" w:eastAsia="Times New Roman"/>
          <w:b w:val="0"/>
          <w:sz w:val="24"/>
        </w:rPr>
        <w:t>is</w:t>
      </w:r>
      <w:r>
        <w:rPr>
          <w:rFonts w:ascii="宋体" w:hAnsi="宋体" w:eastAsia="宋体"/>
          <w:b w:val="0"/>
          <w:sz w:val="24"/>
        </w:rPr>
        <w:t xml:space="preserve"> </w:t>
      </w:r>
      <w:r>
        <w:rPr>
          <w:rFonts w:ascii="Times New Roman" w:hAnsi="Times New Roman" w:eastAsia="Times New Roman"/>
          <w:b w:val="0"/>
          <w:sz w:val="24"/>
        </w:rPr>
        <w:t>necessary</w:t>
      </w:r>
      <w:r>
        <w:rPr>
          <w:rFonts w:ascii="宋体" w:hAnsi="宋体" w:eastAsia="宋体"/>
          <w:b w:val="0"/>
          <w:sz w:val="24"/>
        </w:rPr>
        <w:t>.</w:t>
      </w:r>
    </w:p>
    <w:p w14:paraId="7E9B02B2" w14:textId="77777777" w:rsidR="004E229F" w:rsidRDefault="00000000">
      <w:pPr>
        <w:autoSpaceDE w:val="0"/>
        <w:autoSpaceDN w:val="0"/>
        <w:adjustRightInd w:val="0"/>
        <w:snapToGrid w:val="0"/>
        <w:spacing w:line="360" w:lineRule="auto" w:before="0" w:after="0"/>
        <w:ind w:firstLineChars="200" w:firstLine="480"/>
        <w:jc w:val="both"/>
        <w:rPr>
          <w:kern w:val="0"/>
          <w:sz w:val="24"/>
        </w:rPr>
      </w:pP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uses</w:t>
      </w:r>
      <w:r>
        <w:rPr>
          <w:rFonts w:ascii="宋体" w:hAnsi="宋体" w:eastAsia="宋体"/>
          <w:b w:val="0"/>
          <w:sz w:val="24"/>
        </w:rPr>
        <w:t xml:space="preserve"> </w:t>
      </w:r>
      <w:r>
        <w:rPr>
          <w:rFonts w:ascii="Times New Roman" w:hAnsi="Times New Roman" w:eastAsia="Times New Roman"/>
          <w:b w:val="0"/>
          <w:sz w:val="24"/>
        </w:rPr>
        <w:t>Java</w:t>
      </w:r>
      <w:r>
        <w:rPr>
          <w:rFonts w:ascii="宋体" w:hAnsi="宋体" w:eastAsia="宋体"/>
          <w:b w:val="0"/>
          <w:sz w:val="24"/>
        </w:rPr>
        <w:t xml:space="preserve"> </w:t>
      </w:r>
      <w:r>
        <w:rPr>
          <w:rFonts w:ascii="Times New Roman" w:hAnsi="Times New Roman" w:eastAsia="Times New Roman"/>
          <w:b w:val="0"/>
          <w:sz w:val="24"/>
        </w:rPr>
        <w:t>technology</w:t>
      </w:r>
      <w:r>
        <w:rPr>
          <w:rFonts w:ascii="宋体" w:hAnsi="宋体" w:eastAsia="宋体"/>
          <w:b w:val="0"/>
          <w:sz w:val="24"/>
        </w:rPr>
        <w:t xml:space="preserve">, </w:t>
      </w:r>
      <w:r>
        <w:rPr>
          <w:rFonts w:ascii="Times New Roman" w:hAnsi="Times New Roman" w:eastAsia="Times New Roman"/>
          <w:b w:val="0"/>
          <w:sz w:val="24"/>
        </w:rPr>
        <w:t>uses</w:t>
      </w:r>
      <w:r>
        <w:rPr>
          <w:rFonts w:ascii="宋体" w:hAnsi="宋体" w:eastAsia="宋体"/>
          <w:b w:val="0"/>
          <w:sz w:val="24"/>
        </w:rPr>
        <w:t xml:space="preserve"> </w:t>
      </w:r>
      <w:r>
        <w:rPr>
          <w:rFonts w:ascii="Times New Roman" w:hAnsi="Times New Roman" w:eastAsia="Times New Roman"/>
          <w:b w:val="0"/>
          <w:sz w:val="24"/>
        </w:rPr>
        <w:t>browser</w:t>
      </w:r>
      <w:r>
        <w:rPr>
          <w:rFonts w:ascii="宋体" w:hAnsi="宋体" w:eastAsia="宋体"/>
          <w:b w:val="0"/>
          <w:sz w:val="24"/>
        </w:rPr>
        <w:t xml:space="preserve"> </w:t>
      </w:r>
      <w:r>
        <w:rPr>
          <w:rFonts w:ascii="Times New Roman" w:hAnsi="Times New Roman" w:eastAsia="Times New Roman"/>
          <w:b w:val="0"/>
          <w:sz w:val="24"/>
        </w:rPr>
        <w:t>interaction</w:t>
      </w:r>
      <w:r>
        <w:rPr>
          <w:rFonts w:ascii="宋体" w:hAnsi="宋体" w:eastAsia="宋体"/>
          <w:b w:val="0"/>
          <w:sz w:val="24"/>
        </w:rPr>
        <w:t xml:space="preserve"> </w:t>
      </w:r>
      <w:r>
        <w:rPr>
          <w:rFonts w:ascii="Times New Roman" w:hAnsi="Times New Roman" w:eastAsia="Times New Roman"/>
          <w:b w:val="0"/>
          <w:sz w:val="24"/>
        </w:rPr>
        <w:t>mode</w:t>
      </w:r>
      <w:r>
        <w:rPr>
          <w:rFonts w:ascii="宋体" w:hAnsi="宋体" w:eastAsia="宋体"/>
          <w:b w:val="0"/>
          <w:sz w:val="24"/>
        </w:rPr>
        <w:t xml:space="preserve"> </w:t>
      </w:r>
      <w:r>
        <w:rPr>
          <w:rFonts w:ascii="Times New Roman" w:hAnsi="Times New Roman" w:eastAsia="Times New Roman"/>
          <w:b w:val="0"/>
          <w:sz w:val="24"/>
        </w:rPr>
        <w:t>for</w:t>
      </w:r>
      <w:r>
        <w:rPr>
          <w:rFonts w:ascii="宋体" w:hAnsi="宋体" w:eastAsia="宋体"/>
          <w:b w:val="0"/>
          <w:sz w:val="24"/>
        </w:rPr>
        <w:t xml:space="preserve"> </w:t>
      </w:r>
      <w:r>
        <w:rPr>
          <w:rFonts w:ascii="Times New Roman" w:hAnsi="Times New Roman" w:eastAsia="Times New Roman"/>
          <w:b w:val="0"/>
          <w:sz w:val="24"/>
        </w:rPr>
        <w:t>all</w:t>
      </w:r>
      <w:r>
        <w:rPr>
          <w:rFonts w:ascii="宋体" w:hAnsi="宋体" w:eastAsia="宋体"/>
          <w:b w:val="0"/>
          <w:sz w:val="24"/>
        </w:rPr>
        <w:t xml:space="preserve"> </w:t>
      </w:r>
      <w:r>
        <w:rPr>
          <w:rFonts w:ascii="Times New Roman" w:hAnsi="Times New Roman" w:eastAsia="Times New Roman"/>
          <w:b w:val="0"/>
          <w:sz w:val="24"/>
        </w:rPr>
        <w:t>business</w:t>
      </w:r>
      <w:r>
        <w:rPr>
          <w:rFonts w:ascii="宋体" w:hAnsi="宋体" w:eastAsia="宋体"/>
          <w:b w:val="0"/>
          <w:sz w:val="24"/>
        </w:rPr>
        <w:t xml:space="preserve"> </w:t>
      </w:r>
      <w:r>
        <w:rPr>
          <w:rFonts w:ascii="Times New Roman" w:hAnsi="Times New Roman" w:eastAsia="Times New Roman"/>
          <w:b w:val="0"/>
          <w:sz w:val="24"/>
        </w:rPr>
        <w:t>modules</w:t>
      </w:r>
      <w:r>
        <w:rPr>
          <w:rFonts w:ascii="宋体" w:hAnsi="宋体" w:eastAsia="宋体"/>
          <w:b w:val="0"/>
          <w:sz w:val="24"/>
        </w:rPr>
        <w:t xml:space="preserve">, </w:t>
      </w:r>
      <w:r>
        <w:rPr>
          <w:rFonts w:ascii="Times New Roman" w:hAnsi="Times New Roman" w:eastAsia="Times New Roman"/>
          <w:b w:val="0"/>
          <w:sz w:val="24"/>
        </w:rPr>
        <w:t>selects</w:t>
      </w:r>
      <w:r>
        <w:rPr>
          <w:rFonts w:ascii="宋体" w:hAnsi="宋体" w:eastAsia="宋体"/>
          <w:b w:val="0"/>
          <w:sz w:val="24"/>
        </w:rPr>
        <w:t xml:space="preserve"> </w:t>
      </w:r>
      <w:r>
        <w:rPr>
          <w:rFonts w:ascii="Times New Roman" w:hAnsi="Times New Roman" w:eastAsia="Times New Roman"/>
          <w:b w:val="0"/>
          <w:sz w:val="24"/>
        </w:rPr>
        <w:t>MySQL</w:t>
      </w:r>
      <w:r>
        <w:rPr>
          <w:rFonts w:ascii="宋体" w:hAnsi="宋体" w:eastAsia="宋体"/>
          <w:b w:val="0"/>
          <w:sz w:val="24"/>
        </w:rPr>
        <w:t xml:space="preserve"> </w:t>
      </w:r>
      <w:r>
        <w:rPr>
          <w:rFonts w:ascii="Times New Roman" w:hAnsi="Times New Roman" w:eastAsia="Times New Roman"/>
          <w:b w:val="0"/>
          <w:sz w:val="24"/>
        </w:rPr>
        <w:t>as</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database</w:t>
      </w:r>
      <w:r>
        <w:rPr>
          <w:rFonts w:ascii="宋体" w:hAnsi="宋体" w:eastAsia="宋体"/>
          <w:b w:val="0"/>
          <w:sz w:val="24"/>
        </w:rPr>
        <w:t xml:space="preserve"> </w:t>
      </w:r>
      <w:r>
        <w:rPr>
          <w:rFonts w:ascii="Times New Roman" w:hAnsi="Times New Roman" w:eastAsia="Times New Roman"/>
          <w:b w:val="0"/>
          <w:sz w:val="24"/>
        </w:rPr>
        <w:t>of</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and</w:t>
      </w:r>
      <w:r>
        <w:rPr>
          <w:rFonts w:ascii="宋体" w:hAnsi="宋体" w:eastAsia="宋体"/>
          <w:b w:val="0"/>
          <w:sz w:val="24"/>
        </w:rPr>
        <w:t xml:space="preserve"> </w:t>
      </w:r>
      <w:r>
        <w:rPr>
          <w:rFonts w:ascii="Times New Roman" w:hAnsi="Times New Roman" w:eastAsia="Times New Roman"/>
          <w:b w:val="0"/>
          <w:sz w:val="24"/>
        </w:rPr>
        <w:t>selects</w:t>
      </w:r>
      <w:r>
        <w:rPr>
          <w:rFonts w:ascii="宋体" w:hAnsi="宋体" w:eastAsia="宋体"/>
          <w:b w:val="0"/>
          <w:sz w:val="24"/>
        </w:rPr>
        <w:t xml:space="preserve"> </w:t>
      </w:r>
      <w:r>
        <w:rPr>
          <w:rFonts w:ascii="Times New Roman" w:hAnsi="Times New Roman" w:eastAsia="Times New Roman"/>
          <w:b w:val="0"/>
          <w:sz w:val="24"/>
        </w:rPr>
        <w:t>eclipse</w:t>
      </w:r>
      <w:r>
        <w:rPr>
          <w:rFonts w:ascii="宋体" w:hAnsi="宋体" w:eastAsia="宋体"/>
          <w:b w:val="0"/>
          <w:sz w:val="24"/>
        </w:rPr>
        <w:t xml:space="preserve"> </w:t>
      </w:r>
      <w:r>
        <w:rPr>
          <w:rFonts w:ascii="Times New Roman" w:hAnsi="Times New Roman" w:eastAsia="Times New Roman"/>
          <w:b w:val="0"/>
          <w:sz w:val="24"/>
        </w:rPr>
        <w:t>as</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development</w:t>
      </w:r>
      <w:r>
        <w:rPr>
          <w:rFonts w:ascii="宋体" w:hAnsi="宋体" w:eastAsia="宋体"/>
          <w:b w:val="0"/>
          <w:sz w:val="24"/>
        </w:rPr>
        <w:t xml:space="preserve"> </w:t>
      </w:r>
      <w:r>
        <w:rPr>
          <w:rFonts w:ascii="Times New Roman" w:hAnsi="Times New Roman" w:eastAsia="Times New Roman"/>
          <w:b w:val="0"/>
          <w:sz w:val="24"/>
        </w:rPr>
        <w:t>tool</w:t>
      </w:r>
      <w:r>
        <w:rPr>
          <w:rFonts w:ascii="宋体" w:hAnsi="宋体" w:eastAsia="宋体"/>
          <w:b w:val="0"/>
          <w:sz w:val="24"/>
        </w:rPr>
        <w:t xml:space="preserve"> </w:t>
      </w:r>
      <w:r>
        <w:rPr>
          <w:rFonts w:ascii="Times New Roman" w:hAnsi="Times New Roman" w:eastAsia="Times New Roman"/>
          <w:b w:val="0"/>
          <w:sz w:val="24"/>
        </w:rPr>
        <w:t>to</w:t>
      </w:r>
      <w:r>
        <w:rPr>
          <w:rFonts w:ascii="宋体" w:hAnsi="宋体" w:eastAsia="宋体"/>
          <w:b w:val="0"/>
          <w:sz w:val="24"/>
        </w:rPr>
        <w:t xml:space="preserve"> </w:t>
      </w:r>
      <w:r>
        <w:rPr>
          <w:rFonts w:ascii="Times New Roman" w:hAnsi="Times New Roman" w:eastAsia="Times New Roman"/>
          <w:b w:val="0"/>
          <w:sz w:val="24"/>
        </w:rPr>
        <w:t>design</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main</w:t>
      </w:r>
      <w:r>
        <w:rPr>
          <w:rFonts w:ascii="宋体" w:hAnsi="宋体" w:eastAsia="宋体"/>
          <w:b w:val="0"/>
          <w:sz w:val="24"/>
        </w:rPr>
        <w:t xml:space="preserve"> </w:t>
      </w:r>
      <w:r>
        <w:rPr>
          <w:rFonts w:ascii="Times New Roman" w:hAnsi="Times New Roman" w:eastAsia="Times New Roman"/>
          <w:b w:val="0"/>
          <w:sz w:val="24"/>
        </w:rPr>
        <w:t>functions</w:t>
      </w:r>
      <w:r>
        <w:rPr>
          <w:rFonts w:ascii="宋体" w:hAnsi="宋体" w:eastAsia="宋体"/>
          <w:b w:val="0"/>
          <w:sz w:val="24"/>
        </w:rPr>
        <w:t xml:space="preserve"> </w:t>
      </w:r>
      <w:r>
        <w:rPr>
          <w:rFonts w:ascii="Times New Roman" w:hAnsi="Times New Roman" w:eastAsia="Times New Roman"/>
          <w:b w:val="0"/>
          <w:sz w:val="24"/>
        </w:rPr>
        <w:t>of</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include</w:t>
      </w:r>
      <w:r>
        <w:rPr>
          <w:rFonts w:ascii="宋体" w:hAnsi="宋体" w:eastAsia="宋体"/>
          <w:b w:val="0"/>
          <w:sz w:val="24"/>
        </w:rPr>
        <w:t xml:space="preserve">: </w:t>
      </w:r>
      <w:r>
        <w:rPr>
          <w:rFonts w:ascii="Times New Roman" w:hAnsi="Times New Roman" w:eastAsia="Times New Roman"/>
          <w:b w:val="0"/>
          <w:sz w:val="24"/>
        </w:rPr>
        <w:t>home</w:t>
      </w:r>
      <w:r>
        <w:rPr>
          <w:rFonts w:ascii="宋体" w:hAnsi="宋体" w:eastAsia="宋体"/>
          <w:b w:val="0"/>
          <w:sz w:val="24"/>
        </w:rPr>
        <w:t xml:space="preserve"> </w:t>
      </w:r>
      <w:r>
        <w:rPr>
          <w:rFonts w:ascii="Times New Roman" w:hAnsi="Times New Roman" w:eastAsia="Times New Roman"/>
          <w:b w:val="0"/>
          <w:sz w:val="24"/>
        </w:rPr>
        <w:t>page</w:t>
      </w:r>
      <w:r>
        <w:rPr>
          <w:rFonts w:ascii="宋体" w:hAnsi="宋体" w:eastAsia="宋体"/>
          <w:b w:val="0"/>
          <w:sz w:val="24"/>
        </w:rPr>
        <w:t xml:space="preserve">, </w:t>
      </w:r>
      <w:r>
        <w:rPr>
          <w:rFonts w:ascii="Times New Roman" w:hAnsi="Times New Roman" w:eastAsia="Times New Roman"/>
          <w:b w:val="0"/>
          <w:sz w:val="24"/>
        </w:rPr>
        <w:t>personal</w:t>
      </w:r>
      <w:r>
        <w:rPr>
          <w:rFonts w:ascii="宋体" w:hAnsi="宋体" w:eastAsia="宋体"/>
          <w:b w:val="0"/>
          <w:sz w:val="24"/>
        </w:rPr>
        <w:t xml:space="preserve"> </w:t>
      </w:r>
      <w:r>
        <w:rPr>
          <w:rFonts w:ascii="Times New Roman" w:hAnsi="Times New Roman" w:eastAsia="Times New Roman"/>
          <w:b w:val="0"/>
          <w:sz w:val="24"/>
        </w:rPr>
        <w:t>management</w:t>
      </w:r>
      <w:r>
        <w:rPr>
          <w:rFonts w:ascii="宋体" w:hAnsi="宋体" w:eastAsia="宋体"/>
          <w:b w:val="0"/>
          <w:sz w:val="24"/>
        </w:rPr>
        <w:t xml:space="preserve">, </w:t>
      </w:r>
      <w:r>
        <w:rPr>
          <w:rFonts w:ascii="Times New Roman" w:hAnsi="Times New Roman" w:eastAsia="Times New Roman"/>
          <w:b w:val="0"/>
          <w:sz w:val="24"/>
        </w:rPr>
        <w:t>rent</w:t>
      </w:r>
      <w:r>
        <w:rPr>
          <w:rFonts w:ascii="宋体" w:hAnsi="宋体" w:eastAsia="宋体"/>
          <w:b w:val="0"/>
          <w:sz w:val="24"/>
        </w:rPr>
        <w:t xml:space="preserve"> </w:t>
      </w:r>
      <w:r>
        <w:rPr>
          <w:rFonts w:ascii="Times New Roman" w:hAnsi="Times New Roman" w:eastAsia="Times New Roman"/>
          <w:b w:val="0"/>
          <w:sz w:val="24"/>
        </w:rPr>
        <w:t>management</w:t>
      </w:r>
      <w:r>
        <w:rPr>
          <w:rFonts w:ascii="宋体" w:hAnsi="宋体" w:eastAsia="宋体"/>
          <w:b w:val="0"/>
          <w:sz w:val="24"/>
        </w:rPr>
        <w:t xml:space="preserve">, </w:t>
      </w:r>
      <w:r>
        <w:rPr>
          <w:rFonts w:ascii="Times New Roman" w:hAnsi="Times New Roman" w:eastAsia="Times New Roman"/>
          <w:b w:val="0"/>
          <w:sz w:val="24"/>
        </w:rPr>
        <w:t>rent</w:t>
      </w:r>
      <w:r>
        <w:rPr>
          <w:rFonts w:ascii="宋体" w:hAnsi="宋体" w:eastAsia="宋体"/>
          <w:b w:val="0"/>
          <w:sz w:val="24"/>
        </w:rPr>
        <w:t xml:space="preserve"> </w:t>
      </w:r>
      <w:r>
        <w:rPr>
          <w:rFonts w:ascii="Times New Roman" w:hAnsi="Times New Roman" w:eastAsia="Times New Roman"/>
          <w:b w:val="0"/>
          <w:sz w:val="24"/>
        </w:rPr>
        <w:t>management</w:t>
      </w:r>
      <w:r>
        <w:rPr>
          <w:rFonts w:ascii="宋体" w:hAnsi="宋体" w:eastAsia="宋体"/>
          <w:b w:val="0"/>
          <w:sz w:val="24"/>
        </w:rPr>
        <w:t xml:space="preserve">, </w:t>
      </w:r>
      <w:r>
        <w:rPr>
          <w:rFonts w:ascii="Times New Roman" w:hAnsi="Times New Roman" w:eastAsia="Times New Roman"/>
          <w:b w:val="0"/>
          <w:sz w:val="24"/>
        </w:rPr>
        <w:t>user</w:t>
      </w:r>
      <w:r>
        <w:rPr>
          <w:rFonts w:ascii="宋体" w:hAnsi="宋体" w:eastAsia="宋体"/>
          <w:b w:val="0"/>
          <w:sz w:val="24"/>
        </w:rPr>
        <w:t xml:space="preserve"> </w:t>
      </w:r>
      <w:r>
        <w:rPr>
          <w:rFonts w:ascii="Times New Roman" w:hAnsi="Times New Roman" w:eastAsia="Times New Roman"/>
          <w:b w:val="0"/>
          <w:sz w:val="24"/>
        </w:rPr>
        <w:t>evaluation</w:t>
      </w:r>
      <w:r>
        <w:rPr>
          <w:rFonts w:ascii="宋体" w:hAnsi="宋体" w:eastAsia="宋体"/>
          <w:b w:val="0"/>
          <w:sz w:val="24"/>
        </w:rPr>
        <w:t xml:space="preserve">, </w:t>
      </w:r>
      <w:r>
        <w:rPr>
          <w:rFonts w:ascii="Times New Roman" w:hAnsi="Times New Roman" w:eastAsia="Times New Roman"/>
          <w:b w:val="0"/>
          <w:sz w:val="24"/>
        </w:rPr>
        <w:t>rent</w:t>
      </w:r>
      <w:r>
        <w:rPr>
          <w:rFonts w:ascii="宋体" w:hAnsi="宋体" w:eastAsia="宋体"/>
          <w:b w:val="0"/>
          <w:sz w:val="24"/>
        </w:rPr>
        <w:t xml:space="preserve"> </w:t>
      </w:r>
      <w:r>
        <w:rPr>
          <w:rFonts w:ascii="Times New Roman" w:hAnsi="Times New Roman" w:eastAsia="Times New Roman"/>
          <w:b w:val="0"/>
          <w:sz w:val="24"/>
        </w:rPr>
        <w:t>management</w:t>
      </w:r>
      <w:r>
        <w:rPr>
          <w:rFonts w:ascii="宋体" w:hAnsi="宋体" w:eastAsia="宋体"/>
          <w:b w:val="0"/>
          <w:sz w:val="24"/>
        </w:rPr>
        <w:t xml:space="preserve">, </w:t>
      </w:r>
      <w:r>
        <w:rPr>
          <w:rFonts w:ascii="Times New Roman" w:hAnsi="Times New Roman" w:eastAsia="Times New Roman"/>
          <w:b w:val="0"/>
          <w:sz w:val="24"/>
        </w:rPr>
        <w:t>appointment</w:t>
      </w:r>
      <w:r>
        <w:rPr>
          <w:rFonts w:ascii="宋体" w:hAnsi="宋体" w:eastAsia="宋体"/>
          <w:b w:val="0"/>
          <w:sz w:val="24"/>
        </w:rPr>
        <w:t xml:space="preserve"> </w:t>
      </w:r>
      <w:r>
        <w:rPr>
          <w:rFonts w:ascii="Times New Roman" w:hAnsi="Times New Roman" w:eastAsia="Times New Roman"/>
          <w:b w:val="0"/>
          <w:sz w:val="24"/>
        </w:rPr>
        <w:t>management</w:t>
      </w:r>
      <w:r>
        <w:rPr>
          <w:rFonts w:ascii="宋体" w:hAnsi="宋体" w:eastAsia="宋体"/>
          <w:b w:val="0"/>
          <w:sz w:val="24"/>
        </w:rPr>
        <w:t xml:space="preserve">, </w:t>
      </w:r>
      <w:r>
        <w:rPr>
          <w:rFonts w:ascii="Times New Roman" w:hAnsi="Times New Roman" w:eastAsia="Times New Roman"/>
          <w:b w:val="0"/>
          <w:sz w:val="24"/>
        </w:rPr>
        <w:t>etc</w:t>
      </w:r>
      <w:r>
        <w:rPr>
          <w:rFonts w:ascii="宋体" w:hAnsi="宋体" w:eastAsia="宋体"/>
          <w:b w:val="0"/>
          <w:sz w:val="24"/>
        </w:rPr>
        <w:t xml:space="preserve"> , </w:t>
      </w:r>
      <w:r>
        <w:rPr>
          <w:rFonts w:ascii="Times New Roman" w:hAnsi="Times New Roman" w:eastAsia="Times New Roman"/>
          <w:b w:val="0"/>
          <w:sz w:val="24"/>
        </w:rPr>
        <w:t>my</w:t>
      </w:r>
      <w:r>
        <w:rPr>
          <w:rFonts w:ascii="宋体" w:hAnsi="宋体" w:eastAsia="宋体"/>
          <w:b w:val="0"/>
          <w:sz w:val="24"/>
        </w:rPr>
        <w:t xml:space="preserve"> </w:t>
      </w:r>
      <w:r>
        <w:rPr>
          <w:rFonts w:ascii="Times New Roman" w:hAnsi="Times New Roman" w:eastAsia="Times New Roman"/>
          <w:b w:val="0"/>
          <w:sz w:val="24"/>
        </w:rPr>
        <w:t>collection</w:t>
      </w:r>
      <w:r>
        <w:rPr>
          <w:rFonts w:ascii="宋体" w:hAnsi="宋体" w:eastAsia="宋体"/>
          <w:b w:val="0"/>
          <w:sz w:val="24"/>
        </w:rPr>
        <w:t xml:space="preserve"> </w:t>
      </w:r>
      <w:r>
        <w:rPr>
          <w:rFonts w:ascii="Times New Roman" w:hAnsi="Times New Roman" w:eastAsia="Times New Roman"/>
          <w:b w:val="0"/>
          <w:sz w:val="24"/>
        </w:rPr>
        <w:t>management</w:t>
      </w:r>
      <w:r>
        <w:rPr>
          <w:rFonts w:ascii="宋体" w:hAnsi="宋体" w:eastAsia="宋体"/>
          <w:b w:val="0"/>
          <w:sz w:val="24"/>
        </w:rPr>
        <w:t xml:space="preserve">, </w:t>
      </w:r>
      <w:r>
        <w:rPr>
          <w:rFonts w:ascii="Times New Roman" w:hAnsi="Times New Roman" w:eastAsia="Times New Roman"/>
          <w:b w:val="0"/>
          <w:sz w:val="24"/>
        </w:rPr>
        <w:t>front</w:t>
      </w:r>
      <w:r>
        <w:rPr>
          <w:rFonts w:ascii="宋体" w:hAnsi="宋体" w:eastAsia="宋体"/>
          <w:b w:val="0"/>
          <w:sz w:val="24"/>
        </w:rPr>
        <w:t xml:space="preserve"> </w:t>
      </w:r>
      <w:r>
        <w:rPr>
          <w:rFonts w:ascii="Times New Roman" w:hAnsi="Times New Roman" w:eastAsia="Times New Roman"/>
          <w:b w:val="0"/>
          <w:sz w:val="24"/>
        </w:rPr>
        <w:t>page</w:t>
      </w:r>
      <w:r>
        <w:rPr>
          <w:rFonts w:ascii="宋体" w:hAnsi="宋体" w:eastAsia="宋体"/>
          <w:b w:val="0"/>
          <w:sz w:val="24"/>
        </w:rPr>
        <w:t xml:space="preserve">; </w:t>
      </w:r>
      <w:r>
        <w:rPr>
          <w:rFonts w:ascii="Times New Roman" w:hAnsi="Times New Roman" w:eastAsia="Times New Roman"/>
          <w:b w:val="0"/>
          <w:sz w:val="24"/>
        </w:rPr>
        <w:t>home</w:t>
      </w:r>
      <w:r>
        <w:rPr>
          <w:rFonts w:ascii="宋体" w:hAnsi="宋体" w:eastAsia="宋体"/>
          <w:b w:val="0"/>
          <w:sz w:val="24"/>
        </w:rPr>
        <w:t xml:space="preserve"> </w:t>
      </w:r>
      <w:r>
        <w:rPr>
          <w:rFonts w:ascii="Times New Roman" w:hAnsi="Times New Roman" w:eastAsia="Times New Roman"/>
          <w:b w:val="0"/>
          <w:sz w:val="24"/>
        </w:rPr>
        <w:t>page</w:t>
      </w:r>
      <w:r>
        <w:rPr>
          <w:rFonts w:ascii="宋体" w:hAnsi="宋体" w:eastAsia="宋体"/>
          <w:b w:val="0"/>
          <w:sz w:val="24"/>
        </w:rPr>
        <w:t xml:space="preserve">, </w:t>
      </w:r>
      <w:r>
        <w:rPr>
          <w:rFonts w:ascii="Times New Roman" w:hAnsi="Times New Roman" w:eastAsia="Times New Roman"/>
          <w:b w:val="0"/>
          <w:sz w:val="24"/>
        </w:rPr>
        <w:t>housing</w:t>
      </w:r>
      <w:r>
        <w:rPr>
          <w:rFonts w:ascii="宋体" w:hAnsi="宋体" w:eastAsia="宋体"/>
          <w:b w:val="0"/>
          <w:sz w:val="24"/>
        </w:rPr>
        <w:t xml:space="preserve"> </w:t>
      </w:r>
      <w:r>
        <w:rPr>
          <w:rFonts w:ascii="Times New Roman" w:hAnsi="Times New Roman" w:eastAsia="Times New Roman"/>
          <w:b w:val="0"/>
          <w:sz w:val="24"/>
        </w:rPr>
        <w:t>information</w:t>
      </w:r>
      <w:r>
        <w:rPr>
          <w:rFonts w:ascii="宋体" w:hAnsi="宋体" w:eastAsia="宋体"/>
          <w:b w:val="0"/>
          <w:sz w:val="24"/>
        </w:rPr>
        <w:t xml:space="preserve">, </w:t>
      </w:r>
      <w:r>
        <w:rPr>
          <w:rFonts w:ascii="Times New Roman" w:hAnsi="Times New Roman" w:eastAsia="Times New Roman"/>
          <w:b w:val="0"/>
          <w:sz w:val="24"/>
        </w:rPr>
        <w:t>exchange</w:t>
      </w:r>
      <w:r>
        <w:rPr>
          <w:rFonts w:ascii="宋体" w:hAnsi="宋体" w:eastAsia="宋体"/>
          <w:b w:val="0"/>
          <w:sz w:val="24"/>
        </w:rPr>
        <w:t xml:space="preserve"> </w:t>
      </w:r>
      <w:r>
        <w:rPr>
          <w:rFonts w:ascii="Times New Roman" w:hAnsi="Times New Roman" w:eastAsia="Times New Roman"/>
          <w:b w:val="0"/>
          <w:sz w:val="24"/>
        </w:rPr>
        <w:t>forum</w:t>
      </w:r>
      <w:r>
        <w:rPr>
          <w:rFonts w:ascii="宋体" w:hAnsi="宋体" w:eastAsia="宋体"/>
          <w:b w:val="0"/>
          <w:sz w:val="24"/>
        </w:rPr>
        <w:t xml:space="preserve">, </w:t>
      </w:r>
      <w:r>
        <w:rPr>
          <w:rFonts w:ascii="Times New Roman" w:hAnsi="Times New Roman" w:eastAsia="Times New Roman"/>
          <w:b w:val="0"/>
          <w:sz w:val="24"/>
        </w:rPr>
        <w:t>housing</w:t>
      </w:r>
      <w:r>
        <w:rPr>
          <w:rFonts w:ascii="宋体" w:hAnsi="宋体" w:eastAsia="宋体"/>
          <w:b w:val="0"/>
          <w:sz w:val="24"/>
        </w:rPr>
        <w:t xml:space="preserve"> </w:t>
      </w:r>
      <w:r>
        <w:rPr>
          <w:rFonts w:ascii="Times New Roman" w:hAnsi="Times New Roman" w:eastAsia="Times New Roman"/>
          <w:b w:val="0"/>
          <w:sz w:val="24"/>
        </w:rPr>
        <w:t>information</w:t>
      </w:r>
      <w:r>
        <w:rPr>
          <w:rFonts w:ascii="宋体" w:hAnsi="宋体" w:eastAsia="宋体"/>
          <w:b w:val="0"/>
          <w:sz w:val="24"/>
        </w:rPr>
        <w:t xml:space="preserve">, </w:t>
      </w:r>
      <w:r>
        <w:rPr>
          <w:rFonts w:ascii="Times New Roman" w:hAnsi="Times New Roman" w:eastAsia="Times New Roman"/>
          <w:b w:val="0"/>
          <w:sz w:val="24"/>
        </w:rPr>
        <w:t>personal</w:t>
      </w:r>
      <w:r>
        <w:rPr>
          <w:rFonts w:ascii="宋体" w:hAnsi="宋体" w:eastAsia="宋体"/>
          <w:b w:val="0"/>
          <w:sz w:val="24"/>
        </w:rPr>
        <w:t xml:space="preserve"> </w:t>
      </w:r>
      <w:r>
        <w:rPr>
          <w:rFonts w:ascii="Times New Roman" w:hAnsi="Times New Roman" w:eastAsia="Times New Roman"/>
          <w:b w:val="0"/>
          <w:sz w:val="24"/>
        </w:rPr>
        <w:t>center</w:t>
      </w:r>
      <w:r>
        <w:rPr>
          <w:rFonts w:ascii="宋体" w:hAnsi="宋体" w:eastAsia="宋体"/>
          <w:b w:val="0"/>
          <w:sz w:val="24"/>
        </w:rPr>
        <w:t xml:space="preserve">, </w:t>
      </w:r>
      <w:r>
        <w:rPr>
          <w:rFonts w:ascii="Times New Roman" w:hAnsi="Times New Roman" w:eastAsia="Times New Roman"/>
          <w:b w:val="0"/>
          <w:sz w:val="24"/>
        </w:rPr>
        <w:t>background</w:t>
      </w:r>
      <w:r>
        <w:rPr>
          <w:rFonts w:ascii="宋体" w:hAnsi="宋体" w:eastAsia="宋体"/>
          <w:b w:val="0"/>
          <w:sz w:val="24"/>
        </w:rPr>
        <w:t xml:space="preserve"> </w:t>
      </w:r>
      <w:r>
        <w:rPr>
          <w:rFonts w:ascii="Times New Roman" w:hAnsi="Times New Roman" w:eastAsia="Times New Roman"/>
          <w:b w:val="0"/>
          <w:sz w:val="24"/>
        </w:rPr>
        <w:t>management</w:t>
      </w:r>
      <w:r>
        <w:rPr>
          <w:rFonts w:ascii="宋体" w:hAnsi="宋体" w:eastAsia="宋体"/>
          <w:b w:val="0"/>
          <w:sz w:val="24"/>
        </w:rPr>
        <w:t xml:space="preserve">, </w:t>
      </w:r>
      <w:r>
        <w:rPr>
          <w:rFonts w:ascii="Times New Roman" w:hAnsi="Times New Roman" w:eastAsia="Times New Roman"/>
          <w:b w:val="0"/>
          <w:sz w:val="24"/>
        </w:rPr>
        <w:t>online</w:t>
      </w:r>
      <w:r>
        <w:rPr>
          <w:rFonts w:ascii="宋体" w:hAnsi="宋体" w:eastAsia="宋体"/>
          <w:b w:val="0"/>
          <w:sz w:val="24"/>
        </w:rPr>
        <w:t xml:space="preserve"> </w:t>
      </w:r>
      <w:r>
        <w:rPr>
          <w:rFonts w:ascii="Times New Roman" w:hAnsi="Times New Roman" w:eastAsia="Times New Roman"/>
          <w:b w:val="0"/>
          <w:sz w:val="24"/>
        </w:rPr>
        <w:t>customer</w:t>
      </w:r>
      <w:r>
        <w:rPr>
          <w:rFonts w:ascii="宋体" w:hAnsi="宋体" w:eastAsia="宋体"/>
          <w:b w:val="0"/>
          <w:sz w:val="24"/>
        </w:rPr>
        <w:t xml:space="preserve"> </w:t>
      </w:r>
      <w:r>
        <w:rPr>
          <w:rFonts w:ascii="Times New Roman" w:hAnsi="Times New Roman" w:eastAsia="Times New Roman"/>
          <w:b w:val="0"/>
          <w:sz w:val="24"/>
        </w:rPr>
        <w:t>service</w:t>
      </w:r>
      <w:r>
        <w:rPr>
          <w:rFonts w:ascii="宋体" w:hAnsi="宋体" w:eastAsia="宋体"/>
          <w:b w:val="0"/>
          <w:sz w:val="24"/>
        </w:rPr>
        <w:t xml:space="preserve"> </w:t>
      </w:r>
      <w:r>
        <w:rPr>
          <w:rFonts w:ascii="Times New Roman" w:hAnsi="Times New Roman" w:eastAsia="Times New Roman"/>
          <w:b w:val="0"/>
          <w:sz w:val="24"/>
        </w:rPr>
        <w:t>and</w:t>
      </w:r>
      <w:r>
        <w:rPr>
          <w:rFonts w:ascii="宋体" w:hAnsi="宋体" w:eastAsia="宋体"/>
          <w:b w:val="0"/>
          <w:sz w:val="24"/>
        </w:rPr>
        <w:t xml:space="preserve"> </w:t>
      </w:r>
      <w:r>
        <w:rPr>
          <w:rFonts w:ascii="Times New Roman" w:hAnsi="Times New Roman" w:eastAsia="Times New Roman"/>
          <w:b w:val="0"/>
          <w:sz w:val="24"/>
        </w:rPr>
        <w:t>other</w:t>
      </w:r>
      <w:r>
        <w:rPr>
          <w:rFonts w:ascii="宋体" w:hAnsi="宋体" w:eastAsia="宋体"/>
          <w:b w:val="0"/>
          <w:sz w:val="24"/>
        </w:rPr>
        <w:t xml:space="preserve"> </w:t>
      </w:r>
      <w:r>
        <w:rPr>
          <w:rFonts w:ascii="Times New Roman" w:hAnsi="Times New Roman" w:eastAsia="Times New Roman"/>
          <w:b w:val="0"/>
          <w:sz w:val="24"/>
        </w:rPr>
        <w:t>functions</w:t>
      </w:r>
      <w:r>
        <w:rPr>
          <w:rFonts w:ascii="宋体" w:hAnsi="宋体" w:eastAsia="宋体"/>
          <w:b w:val="0"/>
          <w:sz w:val="24"/>
        </w:rPr>
        <w:t>.</w:t>
      </w:r>
    </w:p>
    <w:p w14:paraId="1BC3751B" w14:textId="77777777" w:rsidR="004E229F" w:rsidRDefault="00000000">
      <w:pPr>
        <w:autoSpaceDE w:val="0"/>
        <w:autoSpaceDN w:val="0"/>
        <w:adjustRightInd w:val="0"/>
        <w:snapToGrid w:val="0"/>
        <w:spacing w:line="360" w:lineRule="auto" w:before="0" w:after="0"/>
        <w:ind w:firstLineChars="200" w:firstLine="480"/>
        <w:jc w:val="both"/>
        <w:rPr>
          <w:kern w:val="0"/>
          <w:sz w:val="24"/>
        </w:rPr>
      </w:pPr>
      <w:r>
        <w:rPr>
          <w:rFonts w:ascii="Times New Roman" w:hAnsi="Times New Roman" w:eastAsia="Times New Roman"/>
          <w:b w:val="0"/>
          <w:sz w:val="24"/>
        </w:rPr>
        <w:t>After</w:t>
      </w:r>
      <w:r>
        <w:rPr>
          <w:rFonts w:ascii="宋体" w:hAnsi="宋体" w:eastAsia="宋体"/>
          <w:b w:val="0"/>
          <w:sz w:val="24"/>
        </w:rPr>
        <w:t xml:space="preserve"> </w:t>
      </w:r>
      <w:r>
        <w:rPr>
          <w:rFonts w:ascii="Times New Roman" w:hAnsi="Times New Roman" w:eastAsia="Times New Roman"/>
          <w:b w:val="0"/>
          <w:sz w:val="24"/>
        </w:rPr>
        <w:t>testing</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program</w:t>
      </w:r>
      <w:r>
        <w:rPr>
          <w:rFonts w:ascii="宋体" w:hAnsi="宋体" w:eastAsia="宋体"/>
          <w:b w:val="0"/>
          <w:sz w:val="24"/>
        </w:rPr>
        <w:t xml:space="preserve"> </w:t>
      </w:r>
      <w:r>
        <w:rPr>
          <w:rFonts w:ascii="Times New Roman" w:hAnsi="Times New Roman" w:eastAsia="Times New Roman"/>
          <w:b w:val="0"/>
          <w:sz w:val="24"/>
        </w:rPr>
        <w:t>logic</w:t>
      </w:r>
      <w:r>
        <w:rPr>
          <w:rFonts w:ascii="宋体" w:hAnsi="宋体" w:eastAsia="宋体"/>
          <w:b w:val="0"/>
          <w:sz w:val="24"/>
        </w:rPr>
        <w:t xml:space="preserve"> </w:t>
      </w:r>
      <w:r>
        <w:rPr>
          <w:rFonts w:ascii="Times New Roman" w:hAnsi="Times New Roman" w:eastAsia="Times New Roman"/>
          <w:b w:val="0"/>
          <w:sz w:val="24"/>
        </w:rPr>
        <w:t>and</w:t>
      </w:r>
      <w:r>
        <w:rPr>
          <w:rFonts w:ascii="宋体" w:hAnsi="宋体" w:eastAsia="宋体"/>
          <w:b w:val="0"/>
          <w:sz w:val="24"/>
        </w:rPr>
        <w:t xml:space="preserve"> </w:t>
      </w:r>
      <w:r>
        <w:rPr>
          <w:rFonts w:ascii="Times New Roman" w:hAnsi="Times New Roman" w:eastAsia="Times New Roman"/>
          <w:b w:val="0"/>
          <w:sz w:val="24"/>
        </w:rPr>
        <w:t>code</w:t>
      </w:r>
      <w:r>
        <w:rPr>
          <w:rFonts w:ascii="宋体" w:hAnsi="宋体" w:eastAsia="宋体"/>
          <w:b w:val="0"/>
          <w:sz w:val="24"/>
        </w:rPr>
        <w:t xml:space="preserve"> </w:t>
      </w:r>
      <w:r>
        <w:rPr>
          <w:rFonts w:ascii="Times New Roman" w:hAnsi="Times New Roman" w:eastAsia="Times New Roman"/>
          <w:b w:val="0"/>
          <w:sz w:val="24"/>
        </w:rPr>
        <w:t>are</w:t>
      </w:r>
      <w:r>
        <w:rPr>
          <w:rFonts w:ascii="宋体" w:hAnsi="宋体" w:eastAsia="宋体"/>
          <w:b w:val="0"/>
          <w:sz w:val="24"/>
        </w:rPr>
        <w:t xml:space="preserve"> </w:t>
      </w:r>
      <w:r>
        <w:rPr>
          <w:rFonts w:ascii="Times New Roman" w:hAnsi="Times New Roman" w:eastAsia="Times New Roman"/>
          <w:b w:val="0"/>
          <w:sz w:val="24"/>
        </w:rPr>
        <w:t>improved</w:t>
      </w:r>
      <w:r>
        <w:rPr>
          <w:rFonts w:ascii="宋体" w:hAnsi="宋体" w:eastAsia="宋体"/>
          <w:b w:val="0"/>
          <w:sz w:val="24"/>
        </w:rPr>
        <w:t xml:space="preserve">. </w:t>
      </w:r>
      <w:r>
        <w:rPr>
          <w:rFonts w:ascii="Times New Roman" w:hAnsi="Times New Roman" w:eastAsia="Times New Roman"/>
          <w:b w:val="0"/>
          <w:sz w:val="24"/>
        </w:rPr>
        <w:t>At</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same</w:t>
      </w:r>
      <w:r>
        <w:rPr>
          <w:rFonts w:ascii="宋体" w:hAnsi="宋体" w:eastAsia="宋体"/>
          <w:b w:val="0"/>
          <w:sz w:val="24"/>
        </w:rPr>
        <w:t xml:space="preserve"> </w:t>
      </w:r>
      <w:r>
        <w:rPr>
          <w:rFonts w:ascii="Times New Roman" w:hAnsi="Times New Roman" w:eastAsia="Times New Roman"/>
          <w:b w:val="0"/>
          <w:sz w:val="24"/>
        </w:rPr>
        <w:t>time</w:t>
      </w:r>
      <w:r>
        <w:rPr>
          <w:rFonts w:ascii="宋体" w:hAnsi="宋体" w:eastAsia="宋体"/>
          <w:b w:val="0"/>
          <w:sz w:val="24"/>
        </w:rPr>
        <w:t xml:space="preserve"> </w:t>
      </w:r>
      <w:r>
        <w:rPr>
          <w:rFonts w:ascii="Times New Roman" w:hAnsi="Times New Roman" w:eastAsia="Times New Roman"/>
          <w:b w:val="0"/>
          <w:sz w:val="24"/>
        </w:rPr>
        <w:t>to</w:t>
      </w:r>
      <w:r>
        <w:rPr>
          <w:rFonts w:ascii="宋体" w:hAnsi="宋体" w:eastAsia="宋体"/>
          <w:b w:val="0"/>
          <w:sz w:val="24"/>
        </w:rPr>
        <w:t xml:space="preserve"> </w:t>
      </w:r>
      <w:r>
        <w:rPr>
          <w:rFonts w:ascii="Times New Roman" w:hAnsi="Times New Roman" w:eastAsia="Times New Roman"/>
          <w:b w:val="0"/>
          <w:sz w:val="24"/>
        </w:rPr>
        <w:t>ensure</w:t>
      </w:r>
      <w:r>
        <w:rPr>
          <w:rFonts w:ascii="宋体" w:hAnsi="宋体" w:eastAsia="宋体"/>
          <w:b w:val="0"/>
          <w:sz w:val="24"/>
        </w:rPr>
        <w:t xml:space="preserve"> </w:t>
      </w:r>
      <w:r>
        <w:rPr>
          <w:rFonts w:ascii="Times New Roman" w:hAnsi="Times New Roman" w:eastAsia="Times New Roman"/>
          <w:b w:val="0"/>
          <w:sz w:val="24"/>
        </w:rPr>
        <w:t>that</w:t>
      </w:r>
      <w:r>
        <w:rPr>
          <w:rFonts w:ascii="宋体" w:hAnsi="宋体" w:eastAsia="宋体"/>
          <w:b w:val="0"/>
          <w:sz w:val="24"/>
        </w:rPr>
        <w:t xml:space="preserve"> </w:t>
      </w:r>
      <w:r>
        <w:rPr>
          <w:rFonts w:ascii="Times New Roman" w:hAnsi="Times New Roman" w:eastAsia="Times New Roman"/>
          <w:b w:val="0"/>
          <w:sz w:val="24"/>
        </w:rPr>
        <w:t>all</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programs</w:t>
      </w:r>
      <w:r>
        <w:rPr>
          <w:rFonts w:ascii="宋体" w:hAnsi="宋体" w:eastAsia="宋体"/>
          <w:b w:val="0"/>
          <w:sz w:val="24"/>
        </w:rPr>
        <w:t xml:space="preserve"> </w:t>
      </w:r>
      <w:r>
        <w:rPr>
          <w:rFonts w:ascii="Times New Roman" w:hAnsi="Times New Roman" w:eastAsia="Times New Roman"/>
          <w:b w:val="0"/>
          <w:sz w:val="24"/>
        </w:rPr>
        <w:t>in</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can</w:t>
      </w:r>
      <w:r>
        <w:rPr>
          <w:rFonts w:ascii="宋体" w:hAnsi="宋体" w:eastAsia="宋体"/>
          <w:b w:val="0"/>
          <w:sz w:val="24"/>
        </w:rPr>
        <w:t xml:space="preserve"> </w:t>
      </w:r>
      <w:r>
        <w:rPr>
          <w:rFonts w:ascii="Times New Roman" w:hAnsi="Times New Roman" w:eastAsia="Times New Roman"/>
          <w:b w:val="0"/>
          <w:sz w:val="24"/>
        </w:rPr>
        <w:t>run</w:t>
      </w:r>
      <w:r>
        <w:rPr>
          <w:rFonts w:ascii="宋体" w:hAnsi="宋体" w:eastAsia="宋体"/>
          <w:b w:val="0"/>
          <w:sz w:val="24"/>
        </w:rPr>
        <w:t xml:space="preserve"> </w:t>
      </w:r>
      <w:r>
        <w:rPr>
          <w:rFonts w:ascii="Times New Roman" w:hAnsi="Times New Roman" w:eastAsia="Times New Roman"/>
          <w:b w:val="0"/>
          <w:sz w:val="24"/>
        </w:rPr>
        <w:t>normally</w:t>
      </w:r>
      <w:r>
        <w:rPr>
          <w:rFonts w:ascii="宋体" w:hAnsi="宋体" w:eastAsia="宋体"/>
          <w:b w:val="0"/>
          <w:sz w:val="24"/>
        </w:rPr>
        <w:t xml:space="preserve">, </w:t>
      </w:r>
      <w:r>
        <w:rPr>
          <w:rFonts w:ascii="Times New Roman" w:hAnsi="Times New Roman" w:eastAsia="Times New Roman"/>
          <w:b w:val="0"/>
          <w:sz w:val="24"/>
        </w:rPr>
        <w:t>all</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functions</w:t>
      </w:r>
      <w:r>
        <w:rPr>
          <w:rFonts w:ascii="宋体" w:hAnsi="宋体" w:eastAsia="宋体"/>
          <w:b w:val="0"/>
          <w:sz w:val="24"/>
        </w:rPr>
        <w:t xml:space="preserve"> </w:t>
      </w:r>
      <w:r>
        <w:rPr>
          <w:rFonts w:ascii="Times New Roman" w:hAnsi="Times New Roman" w:eastAsia="Times New Roman"/>
          <w:b w:val="0"/>
          <w:sz w:val="24"/>
        </w:rPr>
        <w:t>can</w:t>
      </w:r>
      <w:r>
        <w:rPr>
          <w:rFonts w:ascii="宋体" w:hAnsi="宋体" w:eastAsia="宋体"/>
          <w:b w:val="0"/>
          <w:sz w:val="24"/>
        </w:rPr>
        <w:t xml:space="preserve"> </w:t>
      </w:r>
      <w:r>
        <w:rPr>
          <w:rFonts w:ascii="Times New Roman" w:hAnsi="Times New Roman" w:eastAsia="Times New Roman"/>
          <w:b w:val="0"/>
          <w:sz w:val="24"/>
        </w:rPr>
        <w:t>be</w:t>
      </w:r>
      <w:r>
        <w:rPr>
          <w:rFonts w:ascii="宋体" w:hAnsi="宋体" w:eastAsia="宋体"/>
          <w:b w:val="0"/>
          <w:sz w:val="24"/>
        </w:rPr>
        <w:t xml:space="preserve"> </w:t>
      </w:r>
      <w:r>
        <w:rPr>
          <w:rFonts w:ascii="Times New Roman" w:hAnsi="Times New Roman" w:eastAsia="Times New Roman"/>
          <w:b w:val="0"/>
          <w:sz w:val="24"/>
        </w:rPr>
        <w:t>operated</w:t>
      </w:r>
      <w:r>
        <w:rPr>
          <w:rFonts w:ascii="宋体" w:hAnsi="宋体" w:eastAsia="宋体"/>
          <w:b w:val="0"/>
          <w:sz w:val="24"/>
        </w:rPr>
        <w:t xml:space="preserve">, </w:t>
      </w:r>
      <w:r>
        <w:rPr>
          <w:rFonts w:ascii="Times New Roman" w:hAnsi="Times New Roman" w:eastAsia="Times New Roman"/>
          <w:b w:val="0"/>
          <w:sz w:val="24"/>
        </w:rPr>
        <w:t>and</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system</w:t>
      </w:r>
      <w:r>
        <w:rPr>
          <w:rFonts w:ascii="宋体" w:hAnsi="宋体" w:eastAsia="宋体"/>
          <w:b w:val="0"/>
          <w:sz w:val="24"/>
        </w:rPr>
        <w:t xml:space="preserve"> </w:t>
      </w:r>
      <w:r>
        <w:rPr>
          <w:rFonts w:ascii="Times New Roman" w:hAnsi="Times New Roman" w:eastAsia="Times New Roman"/>
          <w:b w:val="0"/>
          <w:sz w:val="24"/>
        </w:rPr>
        <w:t>has</w:t>
      </w:r>
      <w:r>
        <w:rPr>
          <w:rFonts w:ascii="宋体" w:hAnsi="宋体" w:eastAsia="宋体"/>
          <w:b w:val="0"/>
          <w:sz w:val="24"/>
        </w:rPr>
        <w:t xml:space="preserve"> </w:t>
      </w:r>
      <w:r>
        <w:rPr>
          <w:rFonts w:ascii="Times New Roman" w:hAnsi="Times New Roman" w:eastAsia="Times New Roman"/>
          <w:b w:val="0"/>
          <w:sz w:val="24"/>
        </w:rPr>
        <w:t>a</w:t>
      </w:r>
      <w:r>
        <w:rPr>
          <w:rFonts w:ascii="宋体" w:hAnsi="宋体" w:eastAsia="宋体"/>
          <w:b w:val="0"/>
          <w:sz w:val="24"/>
        </w:rPr>
        <w:t xml:space="preserve"> </w:t>
      </w:r>
      <w:r>
        <w:rPr>
          <w:rFonts w:ascii="Times New Roman" w:hAnsi="Times New Roman" w:eastAsia="Times New Roman"/>
          <w:b w:val="0"/>
          <w:sz w:val="24"/>
        </w:rPr>
        <w:t>good</w:t>
      </w:r>
      <w:r>
        <w:rPr>
          <w:rFonts w:ascii="宋体" w:hAnsi="宋体" w:eastAsia="宋体"/>
          <w:b w:val="0"/>
          <w:sz w:val="24"/>
        </w:rPr>
        <w:t xml:space="preserve"> </w:t>
      </w:r>
      <w:r>
        <w:rPr>
          <w:rFonts w:ascii="Times New Roman" w:hAnsi="Times New Roman" w:eastAsia="Times New Roman"/>
          <w:b w:val="0"/>
          <w:sz w:val="24"/>
        </w:rPr>
        <w:t>operating</w:t>
      </w:r>
      <w:r>
        <w:rPr>
          <w:rFonts w:ascii="宋体" w:hAnsi="宋体" w:eastAsia="宋体"/>
          <w:b w:val="0"/>
          <w:sz w:val="24"/>
        </w:rPr>
        <w:t xml:space="preserve"> </w:t>
      </w:r>
      <w:r>
        <w:rPr>
          <w:rFonts w:ascii="Times New Roman" w:hAnsi="Times New Roman" w:eastAsia="Times New Roman"/>
          <w:b w:val="0"/>
          <w:sz w:val="24"/>
        </w:rPr>
        <w:t>experience</w:t>
      </w:r>
      <w:r>
        <w:rPr>
          <w:rFonts w:ascii="宋体" w:hAnsi="宋体" w:eastAsia="宋体"/>
          <w:b w:val="0"/>
          <w:sz w:val="24"/>
        </w:rPr>
        <w:t xml:space="preserve">, </w:t>
      </w:r>
      <w:r>
        <w:rPr>
          <w:rFonts w:ascii="Times New Roman" w:hAnsi="Times New Roman" w:eastAsia="Times New Roman"/>
          <w:b w:val="0"/>
          <w:sz w:val="24"/>
        </w:rPr>
        <w:t>to</w:t>
      </w:r>
      <w:r>
        <w:rPr>
          <w:rFonts w:ascii="宋体" w:hAnsi="宋体" w:eastAsia="宋体"/>
          <w:b w:val="0"/>
          <w:sz w:val="24"/>
        </w:rPr>
        <w:t xml:space="preserve"> </w:t>
      </w:r>
      <w:r>
        <w:rPr>
          <w:rFonts w:ascii="Times New Roman" w:hAnsi="Times New Roman" w:eastAsia="Times New Roman"/>
          <w:b w:val="0"/>
          <w:sz w:val="24"/>
        </w:rPr>
        <w:t>achieve</w:t>
      </w:r>
      <w:r>
        <w:rPr>
          <w:rFonts w:ascii="宋体" w:hAnsi="宋体" w:eastAsia="宋体"/>
          <w:b w:val="0"/>
          <w:sz w:val="24"/>
        </w:rPr>
        <w:t xml:space="preserve"> </w:t>
      </w:r>
      <w:r>
        <w:rPr>
          <w:rFonts w:ascii="Times New Roman" w:hAnsi="Times New Roman" w:eastAsia="Times New Roman"/>
          <w:b w:val="0"/>
          <w:sz w:val="24"/>
        </w:rPr>
        <w:t>the</w:t>
      </w:r>
      <w:r>
        <w:rPr>
          <w:rFonts w:ascii="宋体" w:hAnsi="宋体" w:eastAsia="宋体"/>
          <w:b w:val="0"/>
          <w:sz w:val="24"/>
        </w:rPr>
        <w:t xml:space="preserve"> </w:t>
      </w:r>
      <w:r>
        <w:rPr>
          <w:rFonts w:ascii="Times New Roman" w:hAnsi="Times New Roman" w:eastAsia="Times New Roman"/>
          <w:b w:val="0"/>
          <w:sz w:val="24"/>
        </w:rPr>
        <w:t>rental</w:t>
      </w:r>
      <w:r>
        <w:rPr>
          <w:rFonts w:ascii="宋体" w:hAnsi="宋体" w:eastAsia="宋体"/>
          <w:b w:val="0"/>
          <w:sz w:val="24"/>
        </w:rPr>
        <w:t xml:space="preserve"> </w:t>
      </w:r>
      <w:r>
        <w:rPr>
          <w:rFonts w:ascii="Times New Roman" w:hAnsi="Times New Roman" w:eastAsia="Times New Roman"/>
          <w:b w:val="0"/>
          <w:sz w:val="24"/>
        </w:rPr>
        <w:t>website</w:t>
      </w:r>
      <w:r>
        <w:rPr>
          <w:rFonts w:ascii="宋体" w:hAnsi="宋体" w:eastAsia="宋体"/>
          <w:b w:val="0"/>
          <w:sz w:val="24"/>
        </w:rPr>
        <w:t>.</w:t>
      </w:r>
    </w:p>
    <w:p w14:paraId="34704BD3" w14:textId="77777777" w:rsidR="004E229F" w:rsidRDefault="00000000">
      <w:pPr>
        <w:autoSpaceDE w:val="0"/>
        <w:autoSpaceDN w:val="0"/>
        <w:adjustRightInd w:val="0"/>
        <w:snapToGrid w:val="0"/>
        <w:spacing w:line="360" w:lineRule="auto" w:before="0" w:after="0"/>
        <w:jc w:val="both"/>
        <w:rPr>
          <w:rFonts w:eastAsia="黑体"/>
          <w:b/>
          <w:kern w:val="0"/>
          <w:sz w:val="24"/>
        </w:rPr>
      </w:pPr>
      <w:r>
        <w:rPr>
          <w:rFonts w:ascii="Times New Roman" w:hAnsi="Times New Roman" w:eastAsia="Times New Roman"/>
          <w:b w:val="0"/>
          <w:sz w:val="24"/>
        </w:rPr>
        <w:t>Keywords</w:t>
      </w:r>
      <w:r>
        <w:rPr>
          <w:rFonts w:ascii="宋体" w:hAnsi="宋体" w:eastAsia="宋体"/>
          <w:b w:val="0"/>
          <w:sz w:val="24"/>
        </w:rPr>
        <w:t xml:space="preserve">: </w:t>
      </w:r>
      <w:r>
        <w:rPr>
          <w:rFonts w:ascii="Times New Roman" w:hAnsi="Times New Roman" w:eastAsia="Times New Roman"/>
          <w:b w:val="0"/>
          <w:sz w:val="24"/>
        </w:rPr>
        <w:t>rental</w:t>
      </w:r>
      <w:r>
        <w:rPr>
          <w:rFonts w:ascii="宋体" w:hAnsi="宋体" w:eastAsia="宋体"/>
          <w:b w:val="0"/>
          <w:sz w:val="24"/>
        </w:rPr>
        <w:t xml:space="preserve"> </w:t>
      </w:r>
      <w:r>
        <w:rPr>
          <w:rFonts w:ascii="Times New Roman" w:hAnsi="Times New Roman" w:eastAsia="Times New Roman"/>
          <w:b w:val="0"/>
          <w:sz w:val="24"/>
        </w:rPr>
        <w:t>website</w:t>
      </w:r>
      <w:r>
        <w:rPr>
          <w:rFonts w:ascii="宋体" w:hAnsi="宋体" w:eastAsia="宋体"/>
          <w:b w:val="0"/>
          <w:sz w:val="24"/>
        </w:rPr>
        <w:t xml:space="preserve">; </w:t>
      </w:r>
      <w:r>
        <w:rPr>
          <w:rFonts w:ascii="Times New Roman" w:hAnsi="Times New Roman" w:eastAsia="Times New Roman"/>
          <w:b w:val="0"/>
          <w:sz w:val="24"/>
        </w:rPr>
        <w:t>Java</w:t>
      </w:r>
      <w:r>
        <w:rPr>
          <w:rFonts w:ascii="宋体" w:hAnsi="宋体" w:eastAsia="宋体"/>
          <w:b w:val="0"/>
          <w:sz w:val="24"/>
        </w:rPr>
        <w:t xml:space="preserve"> </w:t>
      </w:r>
      <w:r>
        <w:rPr>
          <w:rFonts w:ascii="Times New Roman" w:hAnsi="Times New Roman" w:eastAsia="Times New Roman"/>
          <w:b w:val="0"/>
          <w:sz w:val="24"/>
        </w:rPr>
        <w:t>language</w:t>
      </w:r>
      <w:r>
        <w:rPr>
          <w:rFonts w:ascii="宋体" w:hAnsi="宋体" w:eastAsia="宋体"/>
          <w:b w:val="0"/>
          <w:sz w:val="24"/>
        </w:rPr>
        <w:t xml:space="preserve">; </w:t>
      </w:r>
      <w:r>
        <w:rPr>
          <w:rFonts w:ascii="Times New Roman" w:hAnsi="Times New Roman" w:eastAsia="Times New Roman"/>
          <w:b w:val="0"/>
          <w:sz w:val="24"/>
        </w:rPr>
        <w:t>MySQL</w:t>
      </w:r>
      <w:r>
        <w:rPr>
          <w:rFonts w:ascii="宋体" w:hAnsi="宋体" w:eastAsia="宋体"/>
          <w:b w:val="0"/>
          <w:sz w:val="24"/>
        </w:rPr>
        <w:t xml:space="preserve"> </w:t>
      </w:r>
      <w:r>
        <w:rPr>
          <w:rFonts w:ascii="Times New Roman" w:hAnsi="Times New Roman" w:eastAsia="Times New Roman"/>
          <w:b w:val="0"/>
          <w:sz w:val="24"/>
        </w:rPr>
        <w:t>database</w:t>
      </w:r>
      <w:r>
        <w:rPr>
          <w:rFonts w:ascii="宋体" w:hAnsi="宋体" w:eastAsia="宋体"/>
          <w:b w:val="0"/>
          <w:sz w:val="24"/>
        </w:rPr>
        <w:t xml:space="preserve">; </w:t>
      </w: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r>
        <w:rPr>
          <w:rFonts w:ascii="宋体" w:hAnsi="宋体" w:eastAsia="宋体"/>
          <w:b w:val="0"/>
          <w:sz w:val="24"/>
        </w:rPr>
        <w:t xml:space="preserve"> </w:t>
      </w:r>
      <w:r>
        <w:rPr>
          <w:rFonts w:ascii="Times New Roman" w:hAnsi="Times New Roman" w:eastAsia="Times New Roman"/>
          <w:b w:val="0"/>
          <w:sz w:val="24"/>
        </w:rPr>
        <w:t>framework</w:t>
      </w:r>
    </w:p>
    <w:p w14:paraId="5319AE46" w14:textId="77777777" w:rsidR="004E229F" w:rsidRDefault="004E229F">
      <w:pPr>
        <w:autoSpaceDE w:val="0"/>
        <w:autoSpaceDN w:val="0"/>
        <w:snapToGrid w:val="0"/>
        <w:spacing w:beforeLines="50" w:before="156" w:afterLines="50" w:after="156" w:line="360" w:lineRule="auto"/>
        <w:jc w:val="center"/>
        <w:rPr>
          <w:rFonts w:ascii="黑体" w:eastAsia="黑体" w:hAnsi="宋体"/>
          <w:kern w:val="0"/>
          <w:sz w:val="32"/>
          <w:szCs w:val="32"/>
        </w:rPr>
        <w:sectPr w:rsidR="004E229F">
          <w:footerReference w:type="default" r:id="rId9"/>
          <w:pgSz w:w="11906" w:h="16838"/>
          <w:pgMar w:top="1418" w:right="1418" w:bottom="1814" w:left="1418" w:header="851" w:footer="992" w:gutter="0"/>
          <w:pgNumType w:fmt="upperRoman" w:start="1"/>
          <w:cols w:space="720"/>
          <w:docGrid w:type="lines" w:linePitch="312"/>
        </w:sectPr>
      </w:pPr>
    </w:p>
    <w:sdt>
      <w:sdtPr>
        <w:rPr>
          <w:rFonts w:ascii="黑体" w:eastAsia="黑体" w:hAnsi="宋体" w:hint="eastAsia"/>
          <w:kern w:val="0"/>
          <w:sz w:val="32"/>
          <w:szCs w:val="32"/>
        </w:rPr>
        <w:id w:val="326432605"/>
        <w15:color w:val="DBDBDB"/>
        <w:docPartObj>
          <w:docPartGallery w:val="Table of Contents"/>
          <w:docPartUnique/>
        </w:docPartObj>
      </w:sdtPr>
      <w:sdtEndPr>
        <w:rPr>
          <w:rFonts w:ascii="宋体" w:eastAsia="宋体" w:cs="宋体"/>
          <w:sz w:val="24"/>
          <w:szCs w:val="24"/>
        </w:rPr>
      </w:sdtEndPr>
      <w:sdtContent>
        <w:p w14:paraId="1B3F9E5B" w14:textId="77777777" w:rsidR="004E229F" w:rsidRDefault="00000000">
          <w:pPr>
            <w:autoSpaceDE w:val="0"/>
            <w:autoSpaceDN w:val="0"/>
            <w:snapToGrid w:val="0"/>
            <w:spacing w:beforeLines="50" w:before="156" w:afterLines="50" w:after="156" w:line="360" w:lineRule="auto"/>
            <w:jc w:val="center"/>
            <w:rPr>
              <w:rFonts w:ascii="黑体" w:eastAsia="黑体" w:hAnsi="宋体"/>
              <w:kern w:val="0"/>
              <w:sz w:val="32"/>
              <w:szCs w:val="32"/>
            </w:rPr>
          </w:pPr>
          <w:r>
            <w:rPr>
              <w:rFonts w:ascii="黑体" w:eastAsia="黑体" w:hAnsi="宋体" w:hint="eastAsia"/>
              <w:kern w:val="0"/>
              <w:sz w:val="32"/>
              <w:szCs w:val="32"/>
            </w:rPr>
            <w:t>目 录</w:t>
          </w:r>
        </w:p>
        <w:p w14:paraId="72AAC440"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12256" w:history="1">
            <w:r>
              <w:rPr>
                <w:sz w:val="24"/>
              </w:rPr>
              <w:t>1</w:t>
            </w:r>
            <w:r>
              <w:rPr>
                <w:rFonts w:ascii="宋体" w:hAnsi="宋体" w:cs="宋体" w:hint="eastAsia"/>
                <w:sz w:val="24"/>
              </w:rPr>
              <w:t xml:space="preserve">  前 言</w:t>
            </w:r>
            <w:r>
              <w:rPr>
                <w:rFonts w:ascii="宋体" w:hAnsi="宋体" w:cs="宋体" w:hint="eastAsia"/>
                <w:sz w:val="24"/>
              </w:rPr>
              <w:tab/>
            </w:r>
            <w:r>
              <w:rPr>
                <w:sz w:val="24"/>
              </w:rPr>
              <w:fldChar w:fldCharType="begin"/>
            </w:r>
            <w:r>
              <w:rPr>
                <w:sz w:val="24"/>
              </w:rPr>
              <w:instrText xml:space="preserve"> PAGEREF _Toc12256 \h </w:instrText>
            </w:r>
            <w:r>
              <w:rPr>
                <w:sz w:val="24"/>
              </w:rPr>
            </w:r>
            <w:r>
              <w:rPr>
                <w:sz w:val="24"/>
              </w:rPr>
              <w:fldChar w:fldCharType="separate"/>
            </w:r>
            <w:r>
              <w:rPr>
                <w:sz w:val="24"/>
              </w:rPr>
              <w:t>1</w:t>
            </w:r>
            <w:r>
              <w:rPr>
                <w:sz w:val="24"/>
              </w:rPr>
              <w:fldChar w:fldCharType="end"/>
            </w:r>
          </w:hyperlink>
          <w:r>
            <w:rPr>
              <w:rFonts w:ascii="宋体" w:hAnsi="宋体" w:cs="宋体" w:hint="eastAsia"/>
              <w:sz w:val="24"/>
            </w:rPr>
            <w:fldChar w:fldCharType="begin"/>
          </w:r>
          <w:r>
            <w:rPr>
              <w:rFonts w:ascii="宋体" w:hAnsi="宋体" w:cs="宋体" w:hint="eastAsia"/>
              <w:sz w:val="24"/>
            </w:rPr>
            <w:instrText xml:space="preserve">TOC \o "1-3" \h \u </w:instrText>
          </w:r>
          <w:r>
            <w:rPr>
              <w:rFonts w:ascii="宋体" w:hAnsi="宋体" w:cs="宋体" w:hint="eastAsia"/>
              <w:sz w:val="24"/>
            </w:rPr>
            <w:fldChar w:fldCharType="separate"/>
          </w:r>
        </w:p>
        <w:p w14:paraId="1C37B820"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21664" w:history="1">
            <w:r>
              <w:rPr>
                <w:sz w:val="24"/>
              </w:rPr>
              <w:t>1.1</w:t>
            </w:r>
            <w:r>
              <w:rPr>
                <w:rFonts w:ascii="宋体" w:hAnsi="宋体" w:cs="宋体" w:hint="eastAsia"/>
                <w:sz w:val="24"/>
              </w:rPr>
              <w:t xml:space="preserve">  研究背景</w:t>
            </w:r>
            <w:r>
              <w:rPr>
                <w:rFonts w:ascii="宋体" w:hAnsi="宋体" w:cs="宋体" w:hint="eastAsia"/>
                <w:sz w:val="24"/>
              </w:rPr>
              <w:tab/>
            </w:r>
            <w:r>
              <w:rPr>
                <w:sz w:val="24"/>
              </w:rPr>
              <w:fldChar w:fldCharType="begin"/>
            </w:r>
            <w:r>
              <w:rPr>
                <w:sz w:val="24"/>
              </w:rPr>
              <w:instrText xml:space="preserve"> PAGEREF _Toc21664 \h </w:instrText>
            </w:r>
            <w:r>
              <w:rPr>
                <w:sz w:val="24"/>
              </w:rPr>
            </w:r>
            <w:r>
              <w:rPr>
                <w:sz w:val="24"/>
              </w:rPr>
              <w:fldChar w:fldCharType="separate"/>
            </w:r>
            <w:r>
              <w:rPr>
                <w:sz w:val="24"/>
              </w:rPr>
              <w:t>1</w:t>
            </w:r>
            <w:r>
              <w:rPr>
                <w:sz w:val="24"/>
              </w:rPr>
              <w:fldChar w:fldCharType="end"/>
            </w:r>
          </w:hyperlink>
        </w:p>
        <w:p w14:paraId="209F5441"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15656" w:history="1">
            <w:r>
              <w:rPr>
                <w:sz w:val="24"/>
              </w:rPr>
              <w:t>1.2</w:t>
            </w:r>
            <w:r>
              <w:rPr>
                <w:rFonts w:ascii="宋体" w:hAnsi="宋体" w:cs="宋体" w:hint="eastAsia"/>
                <w:sz w:val="24"/>
              </w:rPr>
              <w:t xml:space="preserve"> 国内外研究现状</w:t>
            </w:r>
            <w:r>
              <w:rPr>
                <w:rFonts w:ascii="宋体" w:hAnsi="宋体" w:cs="宋体" w:hint="eastAsia"/>
                <w:sz w:val="24"/>
              </w:rPr>
              <w:tab/>
            </w:r>
            <w:r>
              <w:rPr>
                <w:sz w:val="24"/>
              </w:rPr>
              <w:fldChar w:fldCharType="begin"/>
            </w:r>
            <w:r>
              <w:rPr>
                <w:sz w:val="24"/>
              </w:rPr>
              <w:instrText xml:space="preserve"> PAGEREF _Toc15656 \h </w:instrText>
            </w:r>
            <w:r>
              <w:rPr>
                <w:sz w:val="24"/>
              </w:rPr>
            </w:r>
            <w:r>
              <w:rPr>
                <w:sz w:val="24"/>
              </w:rPr>
              <w:fldChar w:fldCharType="separate"/>
            </w:r>
            <w:r>
              <w:rPr>
                <w:sz w:val="24"/>
              </w:rPr>
              <w:t>2</w:t>
            </w:r>
            <w:r>
              <w:rPr>
                <w:sz w:val="24"/>
              </w:rPr>
              <w:fldChar w:fldCharType="end"/>
            </w:r>
          </w:hyperlink>
        </w:p>
        <w:p w14:paraId="1B701709"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8024" w:history="1">
            <w:r>
              <w:rPr>
                <w:sz w:val="24"/>
              </w:rPr>
              <w:t>1.2.1</w:t>
            </w:r>
            <w:r>
              <w:rPr>
                <w:rFonts w:ascii="宋体" w:hAnsi="宋体" w:cs="宋体" w:hint="eastAsia"/>
                <w:sz w:val="24"/>
              </w:rPr>
              <w:t xml:space="preserve"> 国外研究现状</w:t>
            </w:r>
            <w:r>
              <w:rPr>
                <w:rFonts w:ascii="宋体" w:hAnsi="宋体" w:cs="宋体" w:hint="eastAsia"/>
                <w:sz w:val="24"/>
              </w:rPr>
              <w:tab/>
            </w:r>
            <w:r>
              <w:rPr>
                <w:sz w:val="24"/>
              </w:rPr>
              <w:fldChar w:fldCharType="begin"/>
            </w:r>
            <w:r>
              <w:rPr>
                <w:sz w:val="24"/>
              </w:rPr>
              <w:instrText xml:space="preserve"> PAGEREF _Toc18024 \h </w:instrText>
            </w:r>
            <w:r>
              <w:rPr>
                <w:sz w:val="24"/>
              </w:rPr>
            </w:r>
            <w:r>
              <w:rPr>
                <w:sz w:val="24"/>
              </w:rPr>
              <w:fldChar w:fldCharType="separate"/>
            </w:r>
            <w:r>
              <w:rPr>
                <w:sz w:val="24"/>
              </w:rPr>
              <w:t>2</w:t>
            </w:r>
            <w:r>
              <w:rPr>
                <w:sz w:val="24"/>
              </w:rPr>
              <w:fldChar w:fldCharType="end"/>
            </w:r>
          </w:hyperlink>
        </w:p>
        <w:p w14:paraId="36306A72"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19599" w:history="1">
            <w:r>
              <w:rPr>
                <w:sz w:val="24"/>
              </w:rPr>
              <w:t>1.3</w:t>
            </w:r>
            <w:r>
              <w:rPr>
                <w:rFonts w:ascii="宋体" w:hAnsi="宋体" w:cs="宋体" w:hint="eastAsia"/>
                <w:sz w:val="24"/>
              </w:rPr>
              <w:t xml:space="preserve"> 系统开发目标</w:t>
            </w:r>
            <w:r>
              <w:rPr>
                <w:rFonts w:ascii="宋体" w:hAnsi="宋体" w:cs="宋体" w:hint="eastAsia"/>
                <w:sz w:val="24"/>
              </w:rPr>
              <w:tab/>
            </w:r>
            <w:r>
              <w:rPr>
                <w:sz w:val="24"/>
              </w:rPr>
              <w:fldChar w:fldCharType="begin"/>
            </w:r>
            <w:r>
              <w:rPr>
                <w:sz w:val="24"/>
              </w:rPr>
              <w:instrText xml:space="preserve"> PAGEREF _Toc19599 \h </w:instrText>
            </w:r>
            <w:r>
              <w:rPr>
                <w:sz w:val="24"/>
              </w:rPr>
            </w:r>
            <w:r>
              <w:rPr>
                <w:sz w:val="24"/>
              </w:rPr>
              <w:fldChar w:fldCharType="separate"/>
            </w:r>
            <w:r>
              <w:rPr>
                <w:sz w:val="24"/>
              </w:rPr>
              <w:t>3</w:t>
            </w:r>
            <w:r>
              <w:rPr>
                <w:sz w:val="24"/>
              </w:rPr>
              <w:fldChar w:fldCharType="end"/>
            </w:r>
          </w:hyperlink>
        </w:p>
        <w:p w14:paraId="7A705766"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21778" w:history="1">
            <w:r>
              <w:rPr>
                <w:sz w:val="24"/>
              </w:rPr>
              <w:t>2</w:t>
            </w:r>
            <w:r>
              <w:rPr>
                <w:rFonts w:ascii="宋体" w:hAnsi="宋体" w:cs="宋体" w:hint="eastAsia"/>
                <w:sz w:val="24"/>
              </w:rPr>
              <w:t xml:space="preserve">  系统开发环境</w:t>
            </w:r>
            <w:r>
              <w:rPr>
                <w:rFonts w:ascii="宋体" w:hAnsi="宋体" w:cs="宋体" w:hint="eastAsia"/>
                <w:sz w:val="24"/>
              </w:rPr>
              <w:tab/>
            </w:r>
            <w:r>
              <w:rPr>
                <w:sz w:val="24"/>
              </w:rPr>
              <w:fldChar w:fldCharType="begin"/>
            </w:r>
            <w:r>
              <w:rPr>
                <w:sz w:val="24"/>
              </w:rPr>
              <w:instrText xml:space="preserve"> PAGEREF _Toc21778 \h </w:instrText>
            </w:r>
            <w:r>
              <w:rPr>
                <w:sz w:val="24"/>
              </w:rPr>
            </w:r>
            <w:r>
              <w:rPr>
                <w:sz w:val="24"/>
              </w:rPr>
              <w:fldChar w:fldCharType="separate"/>
            </w:r>
            <w:r>
              <w:rPr>
                <w:sz w:val="24"/>
              </w:rPr>
              <w:t>6</w:t>
            </w:r>
            <w:r>
              <w:rPr>
                <w:sz w:val="24"/>
              </w:rPr>
              <w:fldChar w:fldCharType="end"/>
            </w:r>
          </w:hyperlink>
        </w:p>
        <w:p w14:paraId="42D5E8E7"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10388" w:history="1">
            <w:r>
              <w:rPr>
                <w:bCs/>
                <w:sz w:val="24"/>
              </w:rPr>
              <w:t>2.1</w:t>
            </w:r>
            <w:r>
              <w:rPr>
                <w:rFonts w:ascii="宋体" w:hAnsi="宋体" w:cs="宋体" w:hint="eastAsia"/>
                <w:bCs/>
                <w:sz w:val="24"/>
              </w:rPr>
              <w:t xml:space="preserve"> 后端技术</w:t>
            </w:r>
            <w:r>
              <w:rPr>
                <w:rFonts w:ascii="宋体" w:hAnsi="宋体" w:cs="宋体" w:hint="eastAsia"/>
                <w:sz w:val="24"/>
              </w:rPr>
              <w:tab/>
            </w:r>
            <w:r>
              <w:rPr>
                <w:sz w:val="24"/>
              </w:rPr>
              <w:fldChar w:fldCharType="begin"/>
            </w:r>
            <w:r>
              <w:rPr>
                <w:sz w:val="24"/>
              </w:rPr>
              <w:instrText xml:space="preserve"> PAGEREF _Toc10388 \h </w:instrText>
            </w:r>
            <w:r>
              <w:rPr>
                <w:sz w:val="24"/>
              </w:rPr>
            </w:r>
            <w:r>
              <w:rPr>
                <w:sz w:val="24"/>
              </w:rPr>
              <w:fldChar w:fldCharType="separate"/>
            </w:r>
            <w:r>
              <w:rPr>
                <w:sz w:val="24"/>
              </w:rPr>
              <w:t>6</w:t>
            </w:r>
            <w:r>
              <w:rPr>
                <w:sz w:val="24"/>
              </w:rPr>
              <w:fldChar w:fldCharType="end"/>
            </w:r>
          </w:hyperlink>
        </w:p>
        <w:p w14:paraId="2354C1B5"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7931" w:history="1">
            <w:r>
              <w:rPr>
                <w:sz w:val="24"/>
              </w:rPr>
              <w:t>2.1.1</w:t>
            </w:r>
            <w:r>
              <w:rPr>
                <w:rFonts w:ascii="宋体" w:hAnsi="宋体" w:cs="宋体" w:hint="eastAsia"/>
                <w:sz w:val="24"/>
              </w:rPr>
              <w:t xml:space="preserve"> Spring Boot框架</w:t>
            </w:r>
            <w:r>
              <w:rPr>
                <w:rFonts w:ascii="宋体" w:hAnsi="宋体" w:cs="宋体" w:hint="eastAsia"/>
                <w:sz w:val="24"/>
              </w:rPr>
              <w:tab/>
            </w:r>
            <w:r>
              <w:rPr>
                <w:sz w:val="24"/>
              </w:rPr>
              <w:fldChar w:fldCharType="begin"/>
            </w:r>
            <w:r>
              <w:rPr>
                <w:sz w:val="24"/>
              </w:rPr>
              <w:instrText xml:space="preserve"> PAGEREF _Toc27931 \h </w:instrText>
            </w:r>
            <w:r>
              <w:rPr>
                <w:sz w:val="24"/>
              </w:rPr>
            </w:r>
            <w:r>
              <w:rPr>
                <w:sz w:val="24"/>
              </w:rPr>
              <w:fldChar w:fldCharType="separate"/>
            </w:r>
            <w:r>
              <w:rPr>
                <w:sz w:val="24"/>
              </w:rPr>
              <w:t>6</w:t>
            </w:r>
            <w:r>
              <w:rPr>
                <w:sz w:val="24"/>
              </w:rPr>
              <w:fldChar w:fldCharType="end"/>
            </w:r>
          </w:hyperlink>
        </w:p>
        <w:p w14:paraId="059803CA"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4047" w:history="1">
            <w:r>
              <w:rPr>
                <w:sz w:val="24"/>
              </w:rPr>
              <w:t>2.1.2</w:t>
            </w:r>
            <w:r>
              <w:rPr>
                <w:rFonts w:ascii="宋体" w:hAnsi="宋体" w:cs="宋体" w:hint="eastAsia"/>
                <w:sz w:val="24"/>
              </w:rPr>
              <w:t xml:space="preserve"> MyBatis-Plus持久层框架</w:t>
            </w:r>
            <w:r>
              <w:rPr>
                <w:rFonts w:ascii="宋体" w:hAnsi="宋体" w:cs="宋体" w:hint="eastAsia"/>
                <w:sz w:val="24"/>
              </w:rPr>
              <w:tab/>
            </w:r>
            <w:r>
              <w:rPr>
                <w:sz w:val="24"/>
              </w:rPr>
              <w:fldChar w:fldCharType="begin"/>
            </w:r>
            <w:r>
              <w:rPr>
                <w:sz w:val="24"/>
              </w:rPr>
              <w:instrText xml:space="preserve"> PAGEREF _Toc4047 \h </w:instrText>
            </w:r>
            <w:r>
              <w:rPr>
                <w:sz w:val="24"/>
              </w:rPr>
            </w:r>
            <w:r>
              <w:rPr>
                <w:sz w:val="24"/>
              </w:rPr>
              <w:fldChar w:fldCharType="separate"/>
            </w:r>
            <w:r>
              <w:rPr>
                <w:sz w:val="24"/>
              </w:rPr>
              <w:t>7</w:t>
            </w:r>
            <w:r>
              <w:rPr>
                <w:sz w:val="24"/>
              </w:rPr>
              <w:fldChar w:fldCharType="end"/>
            </w:r>
          </w:hyperlink>
        </w:p>
        <w:p w14:paraId="33D6175A"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3716" w:history="1">
            <w:r>
              <w:rPr>
                <w:sz w:val="24"/>
              </w:rPr>
              <w:t>2.1.3</w:t>
            </w:r>
            <w:r>
              <w:rPr>
                <w:rFonts w:ascii="宋体" w:hAnsi="宋体" w:cs="宋体" w:hint="eastAsia"/>
                <w:sz w:val="24"/>
              </w:rPr>
              <w:t xml:space="preserve"> Maven项目管理工具</w:t>
            </w:r>
            <w:r>
              <w:rPr>
                <w:rFonts w:ascii="宋体" w:hAnsi="宋体" w:cs="宋体" w:hint="eastAsia"/>
                <w:sz w:val="24"/>
              </w:rPr>
              <w:tab/>
            </w:r>
            <w:r>
              <w:rPr>
                <w:sz w:val="24"/>
              </w:rPr>
              <w:fldChar w:fldCharType="begin"/>
            </w:r>
            <w:r>
              <w:rPr>
                <w:sz w:val="24"/>
              </w:rPr>
              <w:instrText xml:space="preserve"> PAGEREF _Toc3716 \h </w:instrText>
            </w:r>
            <w:r>
              <w:rPr>
                <w:sz w:val="24"/>
              </w:rPr>
            </w:r>
            <w:r>
              <w:rPr>
                <w:sz w:val="24"/>
              </w:rPr>
              <w:fldChar w:fldCharType="separate"/>
            </w:r>
            <w:r>
              <w:rPr>
                <w:sz w:val="24"/>
              </w:rPr>
              <w:t>8</w:t>
            </w:r>
            <w:r>
              <w:rPr>
                <w:sz w:val="24"/>
              </w:rPr>
              <w:fldChar w:fldCharType="end"/>
            </w:r>
          </w:hyperlink>
        </w:p>
        <w:p w14:paraId="374AAFA9"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30433" w:history="1">
            <w:r>
              <w:rPr>
                <w:bCs/>
                <w:sz w:val="24"/>
              </w:rPr>
              <w:t>2.2</w:t>
            </w:r>
            <w:r>
              <w:rPr>
                <w:rFonts w:ascii="宋体" w:hAnsi="宋体" w:cs="宋体" w:hint="eastAsia"/>
                <w:bCs/>
                <w:sz w:val="24"/>
              </w:rPr>
              <w:t xml:space="preserve"> 前端技术</w:t>
            </w:r>
            <w:r>
              <w:rPr>
                <w:rFonts w:ascii="宋体" w:hAnsi="宋体" w:cs="宋体" w:hint="eastAsia"/>
                <w:sz w:val="24"/>
              </w:rPr>
              <w:tab/>
            </w:r>
            <w:r>
              <w:rPr>
                <w:sz w:val="24"/>
              </w:rPr>
              <w:fldChar w:fldCharType="begin"/>
            </w:r>
            <w:r>
              <w:rPr>
                <w:sz w:val="24"/>
              </w:rPr>
              <w:instrText xml:space="preserve"> PAGEREF _Toc30433 \h </w:instrText>
            </w:r>
            <w:r>
              <w:rPr>
                <w:sz w:val="24"/>
              </w:rPr>
            </w:r>
            <w:r>
              <w:rPr>
                <w:sz w:val="24"/>
              </w:rPr>
              <w:fldChar w:fldCharType="separate"/>
            </w:r>
            <w:r>
              <w:rPr>
                <w:sz w:val="24"/>
              </w:rPr>
              <w:t>8</w:t>
            </w:r>
            <w:r>
              <w:rPr>
                <w:sz w:val="24"/>
              </w:rPr>
              <w:fldChar w:fldCharType="end"/>
            </w:r>
          </w:hyperlink>
        </w:p>
        <w:p w14:paraId="4741C9AD"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416" w:history="1">
            <w:r>
              <w:rPr>
                <w:sz w:val="24"/>
              </w:rPr>
              <w:t>2.2.1</w:t>
            </w:r>
            <w:r>
              <w:rPr>
                <w:rFonts w:ascii="宋体" w:hAnsi="宋体" w:cs="宋体" w:hint="eastAsia"/>
                <w:sz w:val="24"/>
              </w:rPr>
              <w:t xml:space="preserve"> Vue.js框架</w:t>
            </w:r>
            <w:r>
              <w:rPr>
                <w:rFonts w:ascii="宋体" w:hAnsi="宋体" w:cs="宋体" w:hint="eastAsia"/>
                <w:sz w:val="24"/>
              </w:rPr>
              <w:tab/>
            </w:r>
            <w:r>
              <w:rPr>
                <w:sz w:val="24"/>
              </w:rPr>
              <w:fldChar w:fldCharType="begin"/>
            </w:r>
            <w:r>
              <w:rPr>
                <w:sz w:val="24"/>
              </w:rPr>
              <w:instrText xml:space="preserve"> PAGEREF _Toc1416 \h </w:instrText>
            </w:r>
            <w:r>
              <w:rPr>
                <w:sz w:val="24"/>
              </w:rPr>
            </w:r>
            <w:r>
              <w:rPr>
                <w:sz w:val="24"/>
              </w:rPr>
              <w:fldChar w:fldCharType="separate"/>
            </w:r>
            <w:r>
              <w:rPr>
                <w:sz w:val="24"/>
              </w:rPr>
              <w:t>8</w:t>
            </w:r>
            <w:r>
              <w:rPr>
                <w:sz w:val="24"/>
              </w:rPr>
              <w:fldChar w:fldCharType="end"/>
            </w:r>
          </w:hyperlink>
        </w:p>
        <w:p w14:paraId="41E2BF2D"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5291" w:history="1">
            <w:r>
              <w:rPr>
                <w:sz w:val="24"/>
              </w:rPr>
              <w:t>2.2.2</w:t>
            </w:r>
            <w:r>
              <w:rPr>
                <w:rFonts w:ascii="宋体" w:hAnsi="宋体" w:cs="宋体" w:hint="eastAsia"/>
                <w:sz w:val="24"/>
              </w:rPr>
              <w:t xml:space="preserve"> ElementUI组件库</w:t>
            </w:r>
            <w:r>
              <w:rPr>
                <w:rFonts w:ascii="宋体" w:hAnsi="宋体" w:cs="宋体" w:hint="eastAsia"/>
                <w:sz w:val="24"/>
              </w:rPr>
              <w:tab/>
            </w:r>
            <w:r>
              <w:rPr>
                <w:sz w:val="24"/>
              </w:rPr>
              <w:fldChar w:fldCharType="begin"/>
            </w:r>
            <w:r>
              <w:rPr>
                <w:sz w:val="24"/>
              </w:rPr>
              <w:instrText xml:space="preserve"> PAGEREF _Toc25291 \h </w:instrText>
            </w:r>
            <w:r>
              <w:rPr>
                <w:sz w:val="24"/>
              </w:rPr>
            </w:r>
            <w:r>
              <w:rPr>
                <w:sz w:val="24"/>
              </w:rPr>
              <w:fldChar w:fldCharType="separate"/>
            </w:r>
            <w:r>
              <w:rPr>
                <w:sz w:val="24"/>
              </w:rPr>
              <w:t>9</w:t>
            </w:r>
            <w:r>
              <w:rPr>
                <w:sz w:val="24"/>
              </w:rPr>
              <w:fldChar w:fldCharType="end"/>
            </w:r>
          </w:hyperlink>
        </w:p>
        <w:p w14:paraId="32CCE635"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9980" w:history="1">
            <w:r>
              <w:rPr>
                <w:sz w:val="24"/>
              </w:rPr>
              <w:t xml:space="preserve">2.2.3 </w:t>
            </w:r>
            <w:r>
              <w:rPr>
                <w:rFonts w:ascii="宋体" w:hAnsi="宋体" w:cs="宋体" w:hint="eastAsia"/>
                <w:sz w:val="24"/>
              </w:rPr>
              <w:t>AxiosHTTP客户端</w:t>
            </w:r>
            <w:r>
              <w:rPr>
                <w:rFonts w:ascii="宋体" w:hAnsi="宋体" w:cs="宋体" w:hint="eastAsia"/>
                <w:sz w:val="24"/>
              </w:rPr>
              <w:tab/>
            </w:r>
            <w:r>
              <w:rPr>
                <w:sz w:val="24"/>
              </w:rPr>
              <w:fldChar w:fldCharType="begin"/>
            </w:r>
            <w:r>
              <w:rPr>
                <w:sz w:val="24"/>
              </w:rPr>
              <w:instrText xml:space="preserve"> PAGEREF _Toc19980 \h </w:instrText>
            </w:r>
            <w:r>
              <w:rPr>
                <w:sz w:val="24"/>
              </w:rPr>
            </w:r>
            <w:r>
              <w:rPr>
                <w:sz w:val="24"/>
              </w:rPr>
              <w:fldChar w:fldCharType="separate"/>
            </w:r>
            <w:r>
              <w:rPr>
                <w:sz w:val="24"/>
              </w:rPr>
              <w:t>10</w:t>
            </w:r>
            <w:r>
              <w:rPr>
                <w:sz w:val="24"/>
              </w:rPr>
              <w:fldChar w:fldCharType="end"/>
            </w:r>
          </w:hyperlink>
        </w:p>
        <w:p w14:paraId="79A85651"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26399" w:history="1">
            <w:r>
              <w:rPr>
                <w:bCs/>
                <w:sz w:val="24"/>
              </w:rPr>
              <w:t>2.3</w:t>
            </w:r>
            <w:r>
              <w:rPr>
                <w:rFonts w:ascii="宋体" w:hAnsi="宋体" w:cs="宋体" w:hint="eastAsia"/>
                <w:bCs/>
                <w:sz w:val="24"/>
              </w:rPr>
              <w:t xml:space="preserve"> 数据库技术</w:t>
            </w:r>
            <w:r>
              <w:rPr>
                <w:rFonts w:ascii="宋体" w:hAnsi="宋体" w:cs="宋体" w:hint="eastAsia"/>
                <w:sz w:val="24"/>
              </w:rPr>
              <w:tab/>
            </w:r>
            <w:r>
              <w:rPr>
                <w:sz w:val="24"/>
              </w:rPr>
              <w:fldChar w:fldCharType="begin"/>
            </w:r>
            <w:r>
              <w:rPr>
                <w:sz w:val="24"/>
              </w:rPr>
              <w:instrText xml:space="preserve"> PAGEREF _Toc26399 \h </w:instrText>
            </w:r>
            <w:r>
              <w:rPr>
                <w:sz w:val="24"/>
              </w:rPr>
            </w:r>
            <w:r>
              <w:rPr>
                <w:sz w:val="24"/>
              </w:rPr>
              <w:fldChar w:fldCharType="separate"/>
            </w:r>
            <w:r>
              <w:rPr>
                <w:sz w:val="24"/>
              </w:rPr>
              <w:t>10</w:t>
            </w:r>
            <w:r>
              <w:rPr>
                <w:sz w:val="24"/>
              </w:rPr>
              <w:fldChar w:fldCharType="end"/>
            </w:r>
          </w:hyperlink>
        </w:p>
        <w:p w14:paraId="4A04642D"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8080" w:history="1">
            <w:r>
              <w:rPr>
                <w:bCs/>
                <w:sz w:val="24"/>
              </w:rPr>
              <w:t>2.4</w:t>
            </w:r>
            <w:r>
              <w:rPr>
                <w:rFonts w:ascii="宋体" w:hAnsi="宋体" w:cs="宋体" w:hint="eastAsia"/>
                <w:bCs/>
                <w:sz w:val="24"/>
              </w:rPr>
              <w:t xml:space="preserve"> 开发工具与环境</w:t>
            </w:r>
            <w:r>
              <w:rPr>
                <w:rFonts w:ascii="宋体" w:hAnsi="宋体" w:cs="宋体" w:hint="eastAsia"/>
                <w:sz w:val="24"/>
              </w:rPr>
              <w:tab/>
            </w:r>
            <w:r>
              <w:rPr>
                <w:sz w:val="24"/>
              </w:rPr>
              <w:fldChar w:fldCharType="begin"/>
            </w:r>
            <w:r>
              <w:rPr>
                <w:sz w:val="24"/>
              </w:rPr>
              <w:instrText xml:space="preserve"> PAGEREF _Toc8080 \h </w:instrText>
            </w:r>
            <w:r>
              <w:rPr>
                <w:sz w:val="24"/>
              </w:rPr>
            </w:r>
            <w:r>
              <w:rPr>
                <w:sz w:val="24"/>
              </w:rPr>
              <w:fldChar w:fldCharType="separate"/>
            </w:r>
            <w:r>
              <w:rPr>
                <w:sz w:val="24"/>
              </w:rPr>
              <w:t>11</w:t>
            </w:r>
            <w:r>
              <w:rPr>
                <w:sz w:val="24"/>
              </w:rPr>
              <w:fldChar w:fldCharType="end"/>
            </w:r>
          </w:hyperlink>
        </w:p>
        <w:p w14:paraId="2583EAD7"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8337" w:history="1">
            <w:r>
              <w:rPr>
                <w:sz w:val="24"/>
              </w:rPr>
              <w:t>2.4.1</w:t>
            </w:r>
            <w:r>
              <w:rPr>
                <w:rFonts w:ascii="宋体" w:hAnsi="宋体" w:cs="宋体" w:hint="eastAsia"/>
                <w:sz w:val="24"/>
              </w:rPr>
              <w:t xml:space="preserve"> IntelliJ IDEA开发工具</w:t>
            </w:r>
            <w:r>
              <w:rPr>
                <w:rFonts w:ascii="宋体" w:hAnsi="宋体" w:cs="宋体" w:hint="eastAsia"/>
                <w:sz w:val="24"/>
              </w:rPr>
              <w:tab/>
            </w:r>
            <w:r>
              <w:rPr>
                <w:sz w:val="24"/>
              </w:rPr>
              <w:fldChar w:fldCharType="begin"/>
            </w:r>
            <w:r>
              <w:rPr>
                <w:sz w:val="24"/>
              </w:rPr>
              <w:instrText xml:space="preserve"> PAGEREF _Toc28337 \h </w:instrText>
            </w:r>
            <w:r>
              <w:rPr>
                <w:sz w:val="24"/>
              </w:rPr>
            </w:r>
            <w:r>
              <w:rPr>
                <w:sz w:val="24"/>
              </w:rPr>
              <w:fldChar w:fldCharType="separate"/>
            </w:r>
            <w:r>
              <w:rPr>
                <w:sz w:val="24"/>
              </w:rPr>
              <w:t>11</w:t>
            </w:r>
            <w:r>
              <w:rPr>
                <w:sz w:val="24"/>
              </w:rPr>
              <w:fldChar w:fldCharType="end"/>
            </w:r>
          </w:hyperlink>
        </w:p>
        <w:p w14:paraId="50D50170"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9880" w:history="1">
            <w:r>
              <w:rPr>
                <w:sz w:val="24"/>
              </w:rPr>
              <w:t>2.4.2</w:t>
            </w:r>
            <w:r>
              <w:rPr>
                <w:rFonts w:ascii="宋体" w:hAnsi="宋体" w:cs="宋体" w:hint="eastAsia"/>
                <w:sz w:val="24"/>
              </w:rPr>
              <w:t xml:space="preserve"> Visual Studio Code编辑器</w:t>
            </w:r>
            <w:r>
              <w:rPr>
                <w:rFonts w:ascii="宋体" w:hAnsi="宋体" w:cs="宋体" w:hint="eastAsia"/>
                <w:sz w:val="24"/>
              </w:rPr>
              <w:tab/>
            </w:r>
            <w:r>
              <w:rPr>
                <w:sz w:val="24"/>
              </w:rPr>
              <w:fldChar w:fldCharType="begin"/>
            </w:r>
            <w:r>
              <w:rPr>
                <w:sz w:val="24"/>
              </w:rPr>
              <w:instrText xml:space="preserve"> PAGEREF _Toc19880 \h </w:instrText>
            </w:r>
            <w:r>
              <w:rPr>
                <w:sz w:val="24"/>
              </w:rPr>
            </w:r>
            <w:r>
              <w:rPr>
                <w:sz w:val="24"/>
              </w:rPr>
              <w:fldChar w:fldCharType="separate"/>
            </w:r>
            <w:r>
              <w:rPr>
                <w:sz w:val="24"/>
              </w:rPr>
              <w:t>12</w:t>
            </w:r>
            <w:r>
              <w:rPr>
                <w:sz w:val="24"/>
              </w:rPr>
              <w:fldChar w:fldCharType="end"/>
            </w:r>
          </w:hyperlink>
        </w:p>
        <w:p w14:paraId="16A4FC88"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7296" w:history="1">
            <w:r>
              <w:rPr>
                <w:sz w:val="24"/>
              </w:rPr>
              <w:t>2.4.3</w:t>
            </w:r>
            <w:r>
              <w:rPr>
                <w:rFonts w:ascii="宋体" w:hAnsi="宋体" w:cs="宋体" w:hint="eastAsia"/>
                <w:sz w:val="24"/>
              </w:rPr>
              <w:t xml:space="preserve"> 开发环境配置</w:t>
            </w:r>
            <w:r>
              <w:rPr>
                <w:rFonts w:ascii="宋体" w:hAnsi="宋体" w:cs="宋体" w:hint="eastAsia"/>
                <w:sz w:val="24"/>
              </w:rPr>
              <w:tab/>
            </w:r>
            <w:r>
              <w:rPr>
                <w:sz w:val="24"/>
              </w:rPr>
              <w:fldChar w:fldCharType="begin"/>
            </w:r>
            <w:r>
              <w:rPr>
                <w:sz w:val="24"/>
              </w:rPr>
              <w:instrText xml:space="preserve"> PAGEREF _Toc27296 \h </w:instrText>
            </w:r>
            <w:r>
              <w:rPr>
                <w:sz w:val="24"/>
              </w:rPr>
            </w:r>
            <w:r>
              <w:rPr>
                <w:sz w:val="24"/>
              </w:rPr>
              <w:fldChar w:fldCharType="separate"/>
            </w:r>
            <w:r>
              <w:rPr>
                <w:sz w:val="24"/>
              </w:rPr>
              <w:t>12</w:t>
            </w:r>
            <w:r>
              <w:rPr>
                <w:sz w:val="24"/>
              </w:rPr>
              <w:fldChar w:fldCharType="end"/>
            </w:r>
          </w:hyperlink>
        </w:p>
        <w:p w14:paraId="5278B4E3"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18765" w:history="1">
            <w:r>
              <w:rPr>
                <w:sz w:val="24"/>
              </w:rPr>
              <w:t>3</w:t>
            </w:r>
            <w:r>
              <w:rPr>
                <w:rFonts w:ascii="宋体" w:hAnsi="宋体" w:cs="宋体" w:hint="eastAsia"/>
                <w:sz w:val="24"/>
              </w:rPr>
              <w:t xml:space="preserve">  系统需求分析</w:t>
            </w:r>
            <w:r>
              <w:rPr>
                <w:rFonts w:ascii="宋体" w:hAnsi="宋体" w:cs="宋体" w:hint="eastAsia"/>
                <w:sz w:val="24"/>
              </w:rPr>
              <w:tab/>
            </w:r>
            <w:r>
              <w:rPr>
                <w:sz w:val="24"/>
              </w:rPr>
              <w:fldChar w:fldCharType="begin"/>
            </w:r>
            <w:r>
              <w:rPr>
                <w:sz w:val="24"/>
              </w:rPr>
              <w:instrText xml:space="preserve"> PAGEREF _Toc18765 \h </w:instrText>
            </w:r>
            <w:r>
              <w:rPr>
                <w:sz w:val="24"/>
              </w:rPr>
            </w:r>
            <w:r>
              <w:rPr>
                <w:sz w:val="24"/>
              </w:rPr>
              <w:fldChar w:fldCharType="separate"/>
            </w:r>
            <w:r>
              <w:rPr>
                <w:sz w:val="24"/>
              </w:rPr>
              <w:t>14</w:t>
            </w:r>
            <w:r>
              <w:rPr>
                <w:sz w:val="24"/>
              </w:rPr>
              <w:fldChar w:fldCharType="end"/>
            </w:r>
          </w:hyperlink>
        </w:p>
        <w:p w14:paraId="7BC04D3D"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8956" w:history="1">
            <w:r>
              <w:rPr>
                <w:sz w:val="24"/>
              </w:rPr>
              <w:t>3.1</w:t>
            </w:r>
            <w:r>
              <w:rPr>
                <w:rFonts w:ascii="宋体" w:hAnsi="宋体" w:cs="宋体" w:hint="eastAsia"/>
                <w:sz w:val="24"/>
              </w:rPr>
              <w:t xml:space="preserve"> 系统可行性分析</w:t>
            </w:r>
            <w:r>
              <w:rPr>
                <w:rFonts w:ascii="宋体" w:hAnsi="宋体" w:cs="宋体" w:hint="eastAsia"/>
                <w:sz w:val="24"/>
              </w:rPr>
              <w:tab/>
            </w:r>
            <w:r>
              <w:rPr>
                <w:sz w:val="24"/>
              </w:rPr>
              <w:fldChar w:fldCharType="begin"/>
            </w:r>
            <w:r>
              <w:rPr>
                <w:sz w:val="24"/>
              </w:rPr>
              <w:instrText xml:space="preserve"> PAGEREF _Toc8956 \h </w:instrText>
            </w:r>
            <w:r>
              <w:rPr>
                <w:sz w:val="24"/>
              </w:rPr>
            </w:r>
            <w:r>
              <w:rPr>
                <w:sz w:val="24"/>
              </w:rPr>
              <w:fldChar w:fldCharType="separate"/>
            </w:r>
            <w:r>
              <w:rPr>
                <w:sz w:val="24"/>
              </w:rPr>
              <w:t>14</w:t>
            </w:r>
            <w:r>
              <w:rPr>
                <w:sz w:val="24"/>
              </w:rPr>
              <w:fldChar w:fldCharType="end"/>
            </w:r>
          </w:hyperlink>
        </w:p>
        <w:p w14:paraId="1B602921"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2664" w:history="1">
            <w:r>
              <w:rPr>
                <w:sz w:val="24"/>
              </w:rPr>
              <w:t>3.1.1</w:t>
            </w:r>
            <w:r>
              <w:rPr>
                <w:rFonts w:ascii="宋体" w:hAnsi="宋体" w:cs="宋体" w:hint="eastAsia"/>
                <w:sz w:val="24"/>
              </w:rPr>
              <w:t xml:space="preserve"> 技术可行性</w:t>
            </w:r>
            <w:r>
              <w:rPr>
                <w:rFonts w:ascii="宋体" w:hAnsi="宋体" w:cs="宋体" w:hint="eastAsia"/>
                <w:sz w:val="24"/>
              </w:rPr>
              <w:tab/>
            </w:r>
            <w:r>
              <w:rPr>
                <w:sz w:val="24"/>
              </w:rPr>
              <w:fldChar w:fldCharType="begin"/>
            </w:r>
            <w:r>
              <w:rPr>
                <w:sz w:val="24"/>
              </w:rPr>
              <w:instrText xml:space="preserve"> PAGEREF _Toc12664 \h </w:instrText>
            </w:r>
            <w:r>
              <w:rPr>
                <w:sz w:val="24"/>
              </w:rPr>
            </w:r>
            <w:r>
              <w:rPr>
                <w:sz w:val="24"/>
              </w:rPr>
              <w:fldChar w:fldCharType="separate"/>
            </w:r>
            <w:r>
              <w:rPr>
                <w:sz w:val="24"/>
              </w:rPr>
              <w:t>14</w:t>
            </w:r>
            <w:r>
              <w:rPr>
                <w:sz w:val="24"/>
              </w:rPr>
              <w:fldChar w:fldCharType="end"/>
            </w:r>
          </w:hyperlink>
        </w:p>
        <w:p w14:paraId="53169627"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32089" w:history="1">
            <w:r>
              <w:rPr>
                <w:sz w:val="24"/>
              </w:rPr>
              <w:t>3.1.2</w:t>
            </w:r>
            <w:r>
              <w:rPr>
                <w:rFonts w:ascii="宋体" w:hAnsi="宋体" w:cs="宋体" w:hint="eastAsia"/>
                <w:sz w:val="24"/>
              </w:rPr>
              <w:t xml:space="preserve"> 经济可行性</w:t>
            </w:r>
            <w:r>
              <w:rPr>
                <w:rFonts w:ascii="宋体" w:hAnsi="宋体" w:cs="宋体" w:hint="eastAsia"/>
                <w:sz w:val="24"/>
              </w:rPr>
              <w:tab/>
            </w:r>
            <w:r>
              <w:rPr>
                <w:sz w:val="24"/>
              </w:rPr>
              <w:fldChar w:fldCharType="begin"/>
            </w:r>
            <w:r>
              <w:rPr>
                <w:sz w:val="24"/>
              </w:rPr>
              <w:instrText xml:space="preserve"> PAGEREF _Toc32089 \h </w:instrText>
            </w:r>
            <w:r>
              <w:rPr>
                <w:sz w:val="24"/>
              </w:rPr>
            </w:r>
            <w:r>
              <w:rPr>
                <w:sz w:val="24"/>
              </w:rPr>
              <w:fldChar w:fldCharType="separate"/>
            </w:r>
            <w:r>
              <w:rPr>
                <w:sz w:val="24"/>
              </w:rPr>
              <w:t>14</w:t>
            </w:r>
            <w:r>
              <w:rPr>
                <w:sz w:val="24"/>
              </w:rPr>
              <w:fldChar w:fldCharType="end"/>
            </w:r>
          </w:hyperlink>
        </w:p>
        <w:p w14:paraId="248B34BB"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5613" w:history="1">
            <w:r>
              <w:rPr>
                <w:sz w:val="24"/>
              </w:rPr>
              <w:t>3.1.3</w:t>
            </w:r>
            <w:r>
              <w:rPr>
                <w:rFonts w:ascii="宋体" w:hAnsi="宋体" w:cs="宋体" w:hint="eastAsia"/>
                <w:sz w:val="24"/>
              </w:rPr>
              <w:t xml:space="preserve"> 操作可行性</w:t>
            </w:r>
            <w:r>
              <w:rPr>
                <w:rFonts w:ascii="宋体" w:hAnsi="宋体" w:cs="宋体" w:hint="eastAsia"/>
                <w:sz w:val="24"/>
              </w:rPr>
              <w:tab/>
            </w:r>
            <w:r>
              <w:rPr>
                <w:sz w:val="24"/>
              </w:rPr>
              <w:fldChar w:fldCharType="begin"/>
            </w:r>
            <w:r>
              <w:rPr>
                <w:sz w:val="24"/>
              </w:rPr>
              <w:instrText xml:space="preserve"> PAGEREF _Toc5613 \h </w:instrText>
            </w:r>
            <w:r>
              <w:rPr>
                <w:sz w:val="24"/>
              </w:rPr>
            </w:r>
            <w:r>
              <w:rPr>
                <w:sz w:val="24"/>
              </w:rPr>
              <w:fldChar w:fldCharType="separate"/>
            </w:r>
            <w:r>
              <w:rPr>
                <w:sz w:val="24"/>
              </w:rPr>
              <w:t>14</w:t>
            </w:r>
            <w:r>
              <w:rPr>
                <w:sz w:val="24"/>
              </w:rPr>
              <w:fldChar w:fldCharType="end"/>
            </w:r>
          </w:hyperlink>
        </w:p>
        <w:p w14:paraId="0B72A641"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28921" w:history="1">
            <w:r>
              <w:rPr>
                <w:sz w:val="24"/>
              </w:rPr>
              <w:t>3.2</w:t>
            </w:r>
            <w:r>
              <w:rPr>
                <w:rFonts w:ascii="宋体" w:hAnsi="宋体" w:cs="宋体" w:hint="eastAsia"/>
                <w:sz w:val="24"/>
              </w:rPr>
              <w:t xml:space="preserve"> 功能需求分析</w:t>
            </w:r>
            <w:r>
              <w:rPr>
                <w:rFonts w:ascii="宋体" w:hAnsi="宋体" w:cs="宋体" w:hint="eastAsia"/>
                <w:sz w:val="24"/>
              </w:rPr>
              <w:tab/>
            </w:r>
            <w:r>
              <w:rPr>
                <w:sz w:val="24"/>
              </w:rPr>
              <w:fldChar w:fldCharType="begin"/>
            </w:r>
            <w:r>
              <w:rPr>
                <w:sz w:val="24"/>
              </w:rPr>
              <w:instrText xml:space="preserve"> PAGEREF _Toc28921 \h </w:instrText>
            </w:r>
            <w:r>
              <w:rPr>
                <w:sz w:val="24"/>
              </w:rPr>
            </w:r>
            <w:r>
              <w:rPr>
                <w:sz w:val="24"/>
              </w:rPr>
              <w:fldChar w:fldCharType="separate"/>
            </w:r>
            <w:r>
              <w:rPr>
                <w:sz w:val="24"/>
              </w:rPr>
              <w:t>15</w:t>
            </w:r>
            <w:r>
              <w:rPr>
                <w:sz w:val="24"/>
              </w:rPr>
              <w:fldChar w:fldCharType="end"/>
            </w:r>
          </w:hyperlink>
        </w:p>
        <w:p w14:paraId="4860C78E"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5898" w:history="1">
            <w:r>
              <w:rPr>
                <w:sz w:val="24"/>
              </w:rPr>
              <w:t>3.2.1</w:t>
            </w:r>
            <w:r>
              <w:rPr>
                <w:rFonts w:ascii="宋体" w:hAnsi="宋体" w:cs="宋体" w:hint="eastAsia"/>
                <w:sz w:val="24"/>
              </w:rPr>
              <w:t xml:space="preserve"> 管理员功能需求</w:t>
            </w:r>
            <w:r>
              <w:rPr>
                <w:rFonts w:ascii="宋体" w:hAnsi="宋体" w:cs="宋体" w:hint="eastAsia"/>
                <w:sz w:val="24"/>
              </w:rPr>
              <w:tab/>
            </w:r>
            <w:r>
              <w:rPr>
                <w:sz w:val="24"/>
              </w:rPr>
              <w:fldChar w:fldCharType="begin"/>
            </w:r>
            <w:r>
              <w:rPr>
                <w:sz w:val="24"/>
              </w:rPr>
              <w:instrText xml:space="preserve"> PAGEREF _Toc25898 \h </w:instrText>
            </w:r>
            <w:r>
              <w:rPr>
                <w:sz w:val="24"/>
              </w:rPr>
            </w:r>
            <w:r>
              <w:rPr>
                <w:sz w:val="24"/>
              </w:rPr>
              <w:fldChar w:fldCharType="separate"/>
            </w:r>
            <w:r>
              <w:rPr>
                <w:sz w:val="24"/>
              </w:rPr>
              <w:t>15</w:t>
            </w:r>
            <w:r>
              <w:rPr>
                <w:sz w:val="24"/>
              </w:rPr>
              <w:fldChar w:fldCharType="end"/>
            </w:r>
          </w:hyperlink>
        </w:p>
        <w:p w14:paraId="43D4786A"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3946" w:history="1">
            <w:r>
              <w:rPr>
                <w:sz w:val="24"/>
              </w:rPr>
              <w:t>3.2.2</w:t>
            </w:r>
            <w:r>
              <w:rPr>
                <w:rFonts w:ascii="宋体" w:hAnsi="宋体" w:cs="宋体" w:hint="eastAsia"/>
                <w:sz w:val="24"/>
              </w:rPr>
              <w:t xml:space="preserve"> 用户功能需求</w:t>
            </w:r>
            <w:r>
              <w:rPr>
                <w:rFonts w:ascii="宋体" w:hAnsi="宋体" w:cs="宋体" w:hint="eastAsia"/>
                <w:sz w:val="24"/>
              </w:rPr>
              <w:tab/>
            </w:r>
            <w:r>
              <w:rPr>
                <w:sz w:val="24"/>
              </w:rPr>
              <w:fldChar w:fldCharType="begin"/>
            </w:r>
            <w:r>
              <w:rPr>
                <w:sz w:val="24"/>
              </w:rPr>
              <w:instrText xml:space="preserve"> PAGEREF _Toc23946 \h </w:instrText>
            </w:r>
            <w:r>
              <w:rPr>
                <w:sz w:val="24"/>
              </w:rPr>
            </w:r>
            <w:r>
              <w:rPr>
                <w:sz w:val="24"/>
              </w:rPr>
              <w:fldChar w:fldCharType="separate"/>
            </w:r>
            <w:r>
              <w:rPr>
                <w:sz w:val="24"/>
              </w:rPr>
              <w:t>17</w:t>
            </w:r>
            <w:r>
              <w:rPr>
                <w:sz w:val="24"/>
              </w:rPr>
              <w:fldChar w:fldCharType="end"/>
            </w:r>
          </w:hyperlink>
        </w:p>
        <w:p w14:paraId="491C4E94"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1729" w:history="1">
            <w:r>
              <w:rPr>
                <w:sz w:val="24"/>
              </w:rPr>
              <w:t>3.3</w:t>
            </w:r>
            <w:r>
              <w:rPr>
                <w:rFonts w:ascii="宋体" w:hAnsi="宋体" w:cs="宋体" w:hint="eastAsia"/>
                <w:sz w:val="24"/>
              </w:rPr>
              <w:t xml:space="preserve">  非功能需求分析</w:t>
            </w:r>
            <w:r>
              <w:rPr>
                <w:rFonts w:ascii="宋体" w:hAnsi="宋体" w:cs="宋体" w:hint="eastAsia"/>
                <w:sz w:val="24"/>
              </w:rPr>
              <w:tab/>
            </w:r>
            <w:r>
              <w:rPr>
                <w:sz w:val="24"/>
              </w:rPr>
              <w:fldChar w:fldCharType="begin"/>
            </w:r>
            <w:r>
              <w:rPr>
                <w:sz w:val="24"/>
              </w:rPr>
              <w:instrText xml:space="preserve"> PAGEREF _Toc1729 \h </w:instrText>
            </w:r>
            <w:r>
              <w:rPr>
                <w:sz w:val="24"/>
              </w:rPr>
            </w:r>
            <w:r>
              <w:rPr>
                <w:sz w:val="24"/>
              </w:rPr>
              <w:fldChar w:fldCharType="separate"/>
            </w:r>
            <w:r>
              <w:rPr>
                <w:sz w:val="24"/>
              </w:rPr>
              <w:t>19</w:t>
            </w:r>
            <w:r>
              <w:rPr>
                <w:sz w:val="24"/>
              </w:rPr>
              <w:fldChar w:fldCharType="end"/>
            </w:r>
          </w:hyperlink>
        </w:p>
        <w:p w14:paraId="5DFF55F6"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24708" w:history="1">
            <w:r>
              <w:rPr>
                <w:sz w:val="24"/>
              </w:rPr>
              <w:t>3.4</w:t>
            </w:r>
            <w:r>
              <w:rPr>
                <w:rFonts w:ascii="宋体" w:hAnsi="宋体" w:cs="宋体" w:hint="eastAsia"/>
                <w:sz w:val="24"/>
              </w:rPr>
              <w:t xml:space="preserve">  系统流程分析</w:t>
            </w:r>
            <w:r>
              <w:rPr>
                <w:rFonts w:ascii="宋体" w:hAnsi="宋体" w:cs="宋体" w:hint="eastAsia"/>
                <w:sz w:val="24"/>
              </w:rPr>
              <w:tab/>
            </w:r>
            <w:r>
              <w:rPr>
                <w:sz w:val="24"/>
              </w:rPr>
              <w:fldChar w:fldCharType="begin"/>
            </w:r>
            <w:r>
              <w:rPr>
                <w:sz w:val="24"/>
              </w:rPr>
              <w:instrText xml:space="preserve"> PAGEREF _Toc24708 \h </w:instrText>
            </w:r>
            <w:r>
              <w:rPr>
                <w:sz w:val="24"/>
              </w:rPr>
            </w:r>
            <w:r>
              <w:rPr>
                <w:sz w:val="24"/>
              </w:rPr>
              <w:fldChar w:fldCharType="separate"/>
            </w:r>
            <w:r>
              <w:rPr>
                <w:sz w:val="24"/>
              </w:rPr>
              <w:t>20</w:t>
            </w:r>
            <w:r>
              <w:rPr>
                <w:sz w:val="24"/>
              </w:rPr>
              <w:fldChar w:fldCharType="end"/>
            </w:r>
          </w:hyperlink>
        </w:p>
        <w:p w14:paraId="2791A22C"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28085" w:history="1">
            <w:r>
              <w:rPr>
                <w:sz w:val="24"/>
              </w:rPr>
              <w:t>4</w:t>
            </w:r>
            <w:r>
              <w:rPr>
                <w:rFonts w:ascii="宋体" w:hAnsi="宋体" w:cs="宋体" w:hint="eastAsia"/>
                <w:sz w:val="24"/>
              </w:rPr>
              <w:t xml:space="preserve">  系统设计</w:t>
            </w:r>
            <w:r>
              <w:rPr>
                <w:rFonts w:ascii="宋体" w:hAnsi="宋体" w:cs="宋体" w:hint="eastAsia"/>
                <w:sz w:val="24"/>
              </w:rPr>
              <w:tab/>
            </w:r>
            <w:r>
              <w:rPr>
                <w:sz w:val="24"/>
              </w:rPr>
              <w:fldChar w:fldCharType="begin"/>
            </w:r>
            <w:r>
              <w:rPr>
                <w:sz w:val="24"/>
              </w:rPr>
              <w:instrText xml:space="preserve"> PAGEREF _Toc28085 \h </w:instrText>
            </w:r>
            <w:r>
              <w:rPr>
                <w:sz w:val="24"/>
              </w:rPr>
            </w:r>
            <w:r>
              <w:rPr>
                <w:sz w:val="24"/>
              </w:rPr>
              <w:fldChar w:fldCharType="separate"/>
            </w:r>
            <w:r>
              <w:rPr>
                <w:sz w:val="24"/>
              </w:rPr>
              <w:t>22</w:t>
            </w:r>
            <w:r>
              <w:rPr>
                <w:sz w:val="24"/>
              </w:rPr>
              <w:fldChar w:fldCharType="end"/>
            </w:r>
          </w:hyperlink>
        </w:p>
        <w:p w14:paraId="190749BA"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26274" w:history="1">
            <w:r>
              <w:rPr>
                <w:sz w:val="24"/>
              </w:rPr>
              <w:t>4.1</w:t>
            </w:r>
            <w:r>
              <w:rPr>
                <w:rFonts w:ascii="宋体" w:hAnsi="宋体" w:cs="宋体" w:hint="eastAsia"/>
                <w:sz w:val="24"/>
              </w:rPr>
              <w:t xml:space="preserve">  系统功能模块设计</w:t>
            </w:r>
            <w:r>
              <w:rPr>
                <w:rFonts w:ascii="宋体" w:hAnsi="宋体" w:cs="宋体" w:hint="eastAsia"/>
                <w:sz w:val="24"/>
              </w:rPr>
              <w:tab/>
            </w:r>
            <w:r>
              <w:rPr>
                <w:sz w:val="24"/>
              </w:rPr>
              <w:fldChar w:fldCharType="begin"/>
            </w:r>
            <w:r>
              <w:rPr>
                <w:sz w:val="24"/>
              </w:rPr>
              <w:instrText xml:space="preserve"> PAGEREF _Toc26274 \h </w:instrText>
            </w:r>
            <w:r>
              <w:rPr>
                <w:sz w:val="24"/>
              </w:rPr>
            </w:r>
            <w:r>
              <w:rPr>
                <w:sz w:val="24"/>
              </w:rPr>
              <w:fldChar w:fldCharType="separate"/>
            </w:r>
            <w:r>
              <w:rPr>
                <w:sz w:val="24"/>
              </w:rPr>
              <w:t>22</w:t>
            </w:r>
            <w:r>
              <w:rPr>
                <w:sz w:val="24"/>
              </w:rPr>
              <w:fldChar w:fldCharType="end"/>
            </w:r>
          </w:hyperlink>
        </w:p>
        <w:p w14:paraId="47A432F2"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2705" w:history="1">
            <w:r>
              <w:rPr>
                <w:sz w:val="24"/>
              </w:rPr>
              <w:t>4.2</w:t>
            </w:r>
            <w:r>
              <w:rPr>
                <w:rFonts w:ascii="宋体" w:hAnsi="宋体" w:cs="宋体" w:hint="eastAsia"/>
                <w:sz w:val="24"/>
              </w:rPr>
              <w:t xml:space="preserve">  数据库设计</w:t>
            </w:r>
            <w:r>
              <w:rPr>
                <w:rFonts w:ascii="宋体" w:hAnsi="宋体" w:cs="宋体" w:hint="eastAsia"/>
                <w:sz w:val="24"/>
              </w:rPr>
              <w:tab/>
            </w:r>
            <w:r>
              <w:rPr>
                <w:sz w:val="24"/>
              </w:rPr>
              <w:fldChar w:fldCharType="begin"/>
            </w:r>
            <w:r>
              <w:rPr>
                <w:sz w:val="24"/>
              </w:rPr>
              <w:instrText xml:space="preserve"> PAGEREF _Toc2705 \h </w:instrText>
            </w:r>
            <w:r>
              <w:rPr>
                <w:sz w:val="24"/>
              </w:rPr>
            </w:r>
            <w:r>
              <w:rPr>
                <w:sz w:val="24"/>
              </w:rPr>
              <w:fldChar w:fldCharType="separate"/>
            </w:r>
            <w:r>
              <w:rPr>
                <w:sz w:val="24"/>
              </w:rPr>
              <w:t>23</w:t>
            </w:r>
            <w:r>
              <w:rPr>
                <w:sz w:val="24"/>
              </w:rPr>
              <w:fldChar w:fldCharType="end"/>
            </w:r>
          </w:hyperlink>
        </w:p>
        <w:p w14:paraId="0143479B"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5107" w:history="1">
            <w:r>
              <w:rPr>
                <w:sz w:val="24"/>
              </w:rPr>
              <w:t>4.2.1</w:t>
            </w:r>
            <w:r>
              <w:rPr>
                <w:sz w:val="24"/>
              </w:rPr>
              <w:t>数据库概念设计</w:t>
            </w:r>
            <w:r>
              <w:rPr>
                <w:rFonts w:ascii="宋体" w:hAnsi="宋体" w:cs="宋体" w:hint="eastAsia"/>
                <w:sz w:val="24"/>
              </w:rPr>
              <w:tab/>
            </w:r>
            <w:r>
              <w:rPr>
                <w:sz w:val="24"/>
              </w:rPr>
              <w:fldChar w:fldCharType="begin"/>
            </w:r>
            <w:r>
              <w:rPr>
                <w:sz w:val="24"/>
              </w:rPr>
              <w:instrText xml:space="preserve"> PAGEREF _Toc25107 \h </w:instrText>
            </w:r>
            <w:r>
              <w:rPr>
                <w:sz w:val="24"/>
              </w:rPr>
            </w:r>
            <w:r>
              <w:rPr>
                <w:sz w:val="24"/>
              </w:rPr>
              <w:fldChar w:fldCharType="separate"/>
            </w:r>
            <w:r>
              <w:rPr>
                <w:sz w:val="24"/>
              </w:rPr>
              <w:t>23</w:t>
            </w:r>
            <w:r>
              <w:rPr>
                <w:sz w:val="24"/>
              </w:rPr>
              <w:fldChar w:fldCharType="end"/>
            </w:r>
          </w:hyperlink>
        </w:p>
        <w:p w14:paraId="0D1EC90C"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842" w:history="1">
            <w:r>
              <w:rPr>
                <w:sz w:val="24"/>
              </w:rPr>
              <w:t>4.2.2</w:t>
            </w:r>
            <w:r>
              <w:rPr>
                <w:rFonts w:ascii="宋体" w:hAnsi="宋体" w:cs="宋体" w:hint="eastAsia"/>
                <w:sz w:val="24"/>
              </w:rPr>
              <w:t>数据库表设计</w:t>
            </w:r>
            <w:r>
              <w:rPr>
                <w:rFonts w:ascii="宋体" w:hAnsi="宋体" w:cs="宋体" w:hint="eastAsia"/>
                <w:sz w:val="24"/>
              </w:rPr>
              <w:tab/>
            </w:r>
            <w:r>
              <w:rPr>
                <w:sz w:val="24"/>
              </w:rPr>
              <w:fldChar w:fldCharType="begin"/>
            </w:r>
            <w:r>
              <w:rPr>
                <w:sz w:val="24"/>
              </w:rPr>
              <w:instrText xml:space="preserve"> PAGEREF _Toc842 \h </w:instrText>
            </w:r>
            <w:r>
              <w:rPr>
                <w:sz w:val="24"/>
              </w:rPr>
            </w:r>
            <w:r>
              <w:rPr>
                <w:sz w:val="24"/>
              </w:rPr>
              <w:fldChar w:fldCharType="separate"/>
            </w:r>
            <w:r>
              <w:rPr>
                <w:sz w:val="24"/>
              </w:rPr>
              <w:t>26</w:t>
            </w:r>
            <w:r>
              <w:rPr>
                <w:sz w:val="24"/>
              </w:rPr>
              <w:fldChar w:fldCharType="end"/>
            </w:r>
          </w:hyperlink>
        </w:p>
        <w:p w14:paraId="71138CA0"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4957" w:history="1">
            <w:r>
              <w:rPr>
                <w:sz w:val="24"/>
              </w:rPr>
              <w:t>5</w:t>
            </w:r>
            <w:r>
              <w:rPr>
                <w:rFonts w:ascii="宋体" w:hAnsi="宋体" w:cs="宋体" w:hint="eastAsia"/>
                <w:sz w:val="24"/>
              </w:rPr>
              <w:t xml:space="preserve">  系统实现</w:t>
            </w:r>
            <w:r>
              <w:rPr>
                <w:rFonts w:ascii="宋体" w:hAnsi="宋体" w:cs="宋体" w:hint="eastAsia"/>
                <w:sz w:val="24"/>
              </w:rPr>
              <w:tab/>
            </w:r>
            <w:r>
              <w:rPr>
                <w:sz w:val="24"/>
              </w:rPr>
              <w:fldChar w:fldCharType="begin"/>
            </w:r>
            <w:r>
              <w:rPr>
                <w:sz w:val="24"/>
              </w:rPr>
              <w:instrText xml:space="preserve"> PAGEREF _Toc4957 \h </w:instrText>
            </w:r>
            <w:r>
              <w:rPr>
                <w:sz w:val="24"/>
              </w:rPr>
            </w:r>
            <w:r>
              <w:rPr>
                <w:sz w:val="24"/>
              </w:rPr>
              <w:fldChar w:fldCharType="separate"/>
            </w:r>
            <w:r>
              <w:rPr>
                <w:sz w:val="24"/>
              </w:rPr>
              <w:t>33</w:t>
            </w:r>
            <w:r>
              <w:rPr>
                <w:sz w:val="24"/>
              </w:rPr>
              <w:fldChar w:fldCharType="end"/>
            </w:r>
          </w:hyperlink>
        </w:p>
        <w:p w14:paraId="1606D578"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1843" w:history="1">
            <w:r>
              <w:rPr>
                <w:sz w:val="24"/>
              </w:rPr>
              <w:t>5.1</w:t>
            </w:r>
            <w:r>
              <w:rPr>
                <w:rFonts w:ascii="宋体" w:hAnsi="宋体" w:cs="宋体" w:hint="eastAsia"/>
                <w:sz w:val="24"/>
              </w:rPr>
              <w:t>管理员功能模块</w:t>
            </w:r>
            <w:r>
              <w:rPr>
                <w:rFonts w:ascii="宋体" w:hAnsi="宋体" w:cs="宋体" w:hint="eastAsia"/>
                <w:sz w:val="24"/>
              </w:rPr>
              <w:tab/>
            </w:r>
            <w:r>
              <w:rPr>
                <w:sz w:val="24"/>
              </w:rPr>
              <w:fldChar w:fldCharType="begin"/>
            </w:r>
            <w:r>
              <w:rPr>
                <w:sz w:val="24"/>
              </w:rPr>
              <w:instrText xml:space="preserve"> PAGEREF _Toc1843 \h </w:instrText>
            </w:r>
            <w:r>
              <w:rPr>
                <w:sz w:val="24"/>
              </w:rPr>
            </w:r>
            <w:r>
              <w:rPr>
                <w:sz w:val="24"/>
              </w:rPr>
              <w:fldChar w:fldCharType="separate"/>
            </w:r>
            <w:r>
              <w:rPr>
                <w:sz w:val="24"/>
              </w:rPr>
              <w:t>33</w:t>
            </w:r>
            <w:r>
              <w:rPr>
                <w:sz w:val="24"/>
              </w:rPr>
              <w:fldChar w:fldCharType="end"/>
            </w:r>
          </w:hyperlink>
        </w:p>
        <w:p w14:paraId="1F3817B7"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503" w:history="1">
            <w:r>
              <w:rPr>
                <w:sz w:val="24"/>
              </w:rPr>
              <w:t>5.1.1</w:t>
            </w:r>
            <w:r>
              <w:rPr>
                <w:rFonts w:ascii="宋体" w:hAnsi="宋体" w:cs="宋体" w:hint="eastAsia"/>
                <w:sz w:val="24"/>
              </w:rPr>
              <w:t xml:space="preserve"> 管理员登录</w:t>
            </w:r>
            <w:r>
              <w:rPr>
                <w:rFonts w:ascii="宋体" w:hAnsi="宋体" w:cs="宋体" w:hint="eastAsia"/>
                <w:sz w:val="24"/>
              </w:rPr>
              <w:tab/>
            </w:r>
            <w:r>
              <w:rPr>
                <w:sz w:val="24"/>
              </w:rPr>
              <w:fldChar w:fldCharType="begin"/>
            </w:r>
            <w:r>
              <w:rPr>
                <w:sz w:val="24"/>
              </w:rPr>
              <w:instrText xml:space="preserve"> PAGEREF _Toc503 \h </w:instrText>
            </w:r>
            <w:r>
              <w:rPr>
                <w:sz w:val="24"/>
              </w:rPr>
            </w:r>
            <w:r>
              <w:rPr>
                <w:sz w:val="24"/>
              </w:rPr>
              <w:fldChar w:fldCharType="separate"/>
            </w:r>
            <w:r>
              <w:rPr>
                <w:sz w:val="24"/>
              </w:rPr>
              <w:t>33</w:t>
            </w:r>
            <w:r>
              <w:rPr>
                <w:sz w:val="24"/>
              </w:rPr>
              <w:fldChar w:fldCharType="end"/>
            </w:r>
          </w:hyperlink>
        </w:p>
        <w:p w14:paraId="45F28705"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927" w:history="1">
            <w:r>
              <w:rPr>
                <w:sz w:val="24"/>
              </w:rPr>
              <w:t>5.1.2</w:t>
            </w:r>
            <w:r>
              <w:rPr>
                <w:rFonts w:ascii="宋体" w:hAnsi="宋体" w:cs="宋体" w:hint="eastAsia"/>
                <w:sz w:val="24"/>
              </w:rPr>
              <w:t>用户管理</w:t>
            </w:r>
            <w:r>
              <w:rPr>
                <w:rFonts w:ascii="宋体" w:hAnsi="宋体" w:cs="宋体" w:hint="eastAsia"/>
                <w:sz w:val="24"/>
              </w:rPr>
              <w:tab/>
            </w:r>
            <w:r>
              <w:rPr>
                <w:sz w:val="24"/>
              </w:rPr>
              <w:fldChar w:fldCharType="begin"/>
            </w:r>
            <w:r>
              <w:rPr>
                <w:sz w:val="24"/>
              </w:rPr>
              <w:instrText xml:space="preserve"> PAGEREF _Toc1927 \h </w:instrText>
            </w:r>
            <w:r>
              <w:rPr>
                <w:sz w:val="24"/>
              </w:rPr>
            </w:r>
            <w:r>
              <w:rPr>
                <w:sz w:val="24"/>
              </w:rPr>
              <w:fldChar w:fldCharType="separate"/>
            </w:r>
            <w:r>
              <w:rPr>
                <w:sz w:val="24"/>
              </w:rPr>
              <w:t>34</w:t>
            </w:r>
            <w:r>
              <w:rPr>
                <w:sz w:val="24"/>
              </w:rPr>
              <w:fldChar w:fldCharType="end"/>
            </w:r>
          </w:hyperlink>
        </w:p>
        <w:p w14:paraId="0432A5DC"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7439" w:history="1">
            <w:r>
              <w:rPr>
                <w:sz w:val="24"/>
              </w:rPr>
              <w:t>5.1.3</w:t>
            </w:r>
            <w:r>
              <w:rPr>
                <w:rFonts w:ascii="宋体" w:hAnsi="宋体" w:cs="宋体" w:hint="eastAsia"/>
                <w:sz w:val="24"/>
              </w:rPr>
              <w:t>房屋类型管理</w:t>
            </w:r>
            <w:r>
              <w:rPr>
                <w:rFonts w:ascii="宋体" w:hAnsi="宋体" w:cs="宋体" w:hint="eastAsia"/>
                <w:sz w:val="24"/>
              </w:rPr>
              <w:tab/>
            </w:r>
            <w:r>
              <w:rPr>
                <w:sz w:val="24"/>
              </w:rPr>
              <w:fldChar w:fldCharType="begin"/>
            </w:r>
            <w:r>
              <w:rPr>
                <w:sz w:val="24"/>
              </w:rPr>
              <w:instrText xml:space="preserve"> PAGEREF _Toc27439 \h </w:instrText>
            </w:r>
            <w:r>
              <w:rPr>
                <w:sz w:val="24"/>
              </w:rPr>
            </w:r>
            <w:r>
              <w:rPr>
                <w:sz w:val="24"/>
              </w:rPr>
              <w:fldChar w:fldCharType="separate"/>
            </w:r>
            <w:r>
              <w:rPr>
                <w:sz w:val="24"/>
              </w:rPr>
              <w:t>34</w:t>
            </w:r>
            <w:r>
              <w:rPr>
                <w:sz w:val="24"/>
              </w:rPr>
              <w:fldChar w:fldCharType="end"/>
            </w:r>
          </w:hyperlink>
        </w:p>
        <w:p w14:paraId="261190A3"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8539" w:history="1">
            <w:r>
              <w:rPr>
                <w:sz w:val="24"/>
              </w:rPr>
              <w:t>5.1.4</w:t>
            </w:r>
            <w:r>
              <w:rPr>
                <w:rFonts w:ascii="宋体" w:hAnsi="宋体" w:cs="宋体" w:hint="eastAsia"/>
                <w:sz w:val="24"/>
              </w:rPr>
              <w:t>房屋信息管理</w:t>
            </w:r>
            <w:r>
              <w:rPr>
                <w:rFonts w:ascii="宋体" w:hAnsi="宋体" w:cs="宋体" w:hint="eastAsia"/>
                <w:sz w:val="24"/>
              </w:rPr>
              <w:tab/>
            </w:r>
            <w:r>
              <w:rPr>
                <w:sz w:val="24"/>
              </w:rPr>
              <w:fldChar w:fldCharType="begin"/>
            </w:r>
            <w:r>
              <w:rPr>
                <w:sz w:val="24"/>
              </w:rPr>
              <w:instrText xml:space="preserve"> PAGEREF _Toc8539 \h </w:instrText>
            </w:r>
            <w:r>
              <w:rPr>
                <w:sz w:val="24"/>
              </w:rPr>
            </w:r>
            <w:r>
              <w:rPr>
                <w:sz w:val="24"/>
              </w:rPr>
              <w:fldChar w:fldCharType="separate"/>
            </w:r>
            <w:r>
              <w:rPr>
                <w:sz w:val="24"/>
              </w:rPr>
              <w:t>36</w:t>
            </w:r>
            <w:r>
              <w:rPr>
                <w:sz w:val="24"/>
              </w:rPr>
              <w:fldChar w:fldCharType="end"/>
            </w:r>
          </w:hyperlink>
        </w:p>
        <w:p w14:paraId="0AE67B09"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4798" w:history="1">
            <w:r>
              <w:rPr>
                <w:sz w:val="24"/>
              </w:rPr>
              <w:t>5.1.5</w:t>
            </w:r>
            <w:r>
              <w:rPr>
                <w:rFonts w:ascii="宋体" w:hAnsi="宋体" w:cs="宋体" w:hint="eastAsia"/>
                <w:sz w:val="24"/>
              </w:rPr>
              <w:t>房屋资讯</w:t>
            </w:r>
            <w:r>
              <w:rPr>
                <w:rFonts w:ascii="宋体" w:hAnsi="宋体" w:cs="宋体" w:hint="eastAsia"/>
                <w:sz w:val="24"/>
              </w:rPr>
              <w:tab/>
            </w:r>
            <w:r>
              <w:rPr>
                <w:sz w:val="24"/>
              </w:rPr>
              <w:fldChar w:fldCharType="begin"/>
            </w:r>
            <w:r>
              <w:rPr>
                <w:sz w:val="24"/>
              </w:rPr>
              <w:instrText xml:space="preserve"> PAGEREF _Toc24798 \h </w:instrText>
            </w:r>
            <w:r>
              <w:rPr>
                <w:sz w:val="24"/>
              </w:rPr>
            </w:r>
            <w:r>
              <w:rPr>
                <w:sz w:val="24"/>
              </w:rPr>
              <w:fldChar w:fldCharType="separate"/>
            </w:r>
            <w:r>
              <w:rPr>
                <w:sz w:val="24"/>
              </w:rPr>
              <w:t>36</w:t>
            </w:r>
            <w:r>
              <w:rPr>
                <w:sz w:val="24"/>
              </w:rPr>
              <w:fldChar w:fldCharType="end"/>
            </w:r>
          </w:hyperlink>
        </w:p>
        <w:p w14:paraId="470AB620"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1247" w:history="1">
            <w:r>
              <w:rPr>
                <w:sz w:val="24"/>
              </w:rPr>
              <w:t>5.1.6</w:t>
            </w:r>
            <w:r>
              <w:rPr>
                <w:rFonts w:ascii="宋体" w:hAnsi="宋体" w:cs="宋体" w:hint="eastAsia"/>
                <w:sz w:val="24"/>
              </w:rPr>
              <w:t>预约看房管理</w:t>
            </w:r>
            <w:r>
              <w:rPr>
                <w:rFonts w:ascii="宋体" w:hAnsi="宋体" w:cs="宋体" w:hint="eastAsia"/>
                <w:sz w:val="24"/>
              </w:rPr>
              <w:tab/>
            </w:r>
            <w:r>
              <w:rPr>
                <w:sz w:val="24"/>
              </w:rPr>
              <w:fldChar w:fldCharType="begin"/>
            </w:r>
            <w:r>
              <w:rPr>
                <w:sz w:val="24"/>
              </w:rPr>
              <w:instrText xml:space="preserve"> PAGEREF _Toc11247 \h </w:instrText>
            </w:r>
            <w:r>
              <w:rPr>
                <w:sz w:val="24"/>
              </w:rPr>
            </w:r>
            <w:r>
              <w:rPr>
                <w:sz w:val="24"/>
              </w:rPr>
              <w:fldChar w:fldCharType="separate"/>
            </w:r>
            <w:r>
              <w:rPr>
                <w:sz w:val="24"/>
              </w:rPr>
              <w:t>37</w:t>
            </w:r>
            <w:r>
              <w:rPr>
                <w:sz w:val="24"/>
              </w:rPr>
              <w:fldChar w:fldCharType="end"/>
            </w:r>
          </w:hyperlink>
        </w:p>
        <w:p w14:paraId="00F9C9C3"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4293" w:history="1">
            <w:r>
              <w:rPr>
                <w:sz w:val="24"/>
              </w:rPr>
              <w:t>5.1.7</w:t>
            </w:r>
            <w:r>
              <w:rPr>
                <w:rFonts w:ascii="宋体" w:hAnsi="宋体" w:cs="宋体" w:hint="eastAsia"/>
                <w:sz w:val="24"/>
              </w:rPr>
              <w:t>在线签约管理</w:t>
            </w:r>
            <w:r>
              <w:rPr>
                <w:rFonts w:ascii="宋体" w:hAnsi="宋体" w:cs="宋体" w:hint="eastAsia"/>
                <w:sz w:val="24"/>
              </w:rPr>
              <w:tab/>
            </w:r>
            <w:r>
              <w:rPr>
                <w:sz w:val="24"/>
              </w:rPr>
              <w:fldChar w:fldCharType="begin"/>
            </w:r>
            <w:r>
              <w:rPr>
                <w:sz w:val="24"/>
              </w:rPr>
              <w:instrText xml:space="preserve"> PAGEREF _Toc24293 \h </w:instrText>
            </w:r>
            <w:r>
              <w:rPr>
                <w:sz w:val="24"/>
              </w:rPr>
            </w:r>
            <w:r>
              <w:rPr>
                <w:sz w:val="24"/>
              </w:rPr>
              <w:fldChar w:fldCharType="separate"/>
            </w:r>
            <w:r>
              <w:rPr>
                <w:sz w:val="24"/>
              </w:rPr>
              <w:t>39</w:t>
            </w:r>
            <w:r>
              <w:rPr>
                <w:sz w:val="24"/>
              </w:rPr>
              <w:fldChar w:fldCharType="end"/>
            </w:r>
          </w:hyperlink>
        </w:p>
        <w:p w14:paraId="09BDF30B"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4005" w:history="1">
            <w:r>
              <w:rPr>
                <w:sz w:val="24"/>
              </w:rPr>
              <w:t>5.1.8</w:t>
            </w:r>
            <w:r>
              <w:rPr>
                <w:rFonts w:ascii="宋体" w:hAnsi="宋体" w:cs="宋体" w:hint="eastAsia"/>
                <w:sz w:val="24"/>
              </w:rPr>
              <w:t>交流论坛</w:t>
            </w:r>
            <w:r>
              <w:rPr>
                <w:rFonts w:ascii="宋体" w:hAnsi="宋体" w:cs="宋体" w:hint="eastAsia"/>
                <w:sz w:val="24"/>
              </w:rPr>
              <w:tab/>
            </w:r>
            <w:r>
              <w:rPr>
                <w:sz w:val="24"/>
              </w:rPr>
              <w:fldChar w:fldCharType="begin"/>
            </w:r>
            <w:r>
              <w:rPr>
                <w:sz w:val="24"/>
              </w:rPr>
              <w:instrText xml:space="preserve"> PAGEREF _Toc14005 \h </w:instrText>
            </w:r>
            <w:r>
              <w:rPr>
                <w:sz w:val="24"/>
              </w:rPr>
            </w:r>
            <w:r>
              <w:rPr>
                <w:sz w:val="24"/>
              </w:rPr>
              <w:fldChar w:fldCharType="separate"/>
            </w:r>
            <w:r>
              <w:rPr>
                <w:sz w:val="24"/>
              </w:rPr>
              <w:t>40</w:t>
            </w:r>
            <w:r>
              <w:rPr>
                <w:sz w:val="24"/>
              </w:rPr>
              <w:fldChar w:fldCharType="end"/>
            </w:r>
          </w:hyperlink>
        </w:p>
        <w:p w14:paraId="57219F20"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5531" w:history="1">
            <w:r>
              <w:rPr>
                <w:bCs/>
                <w:sz w:val="24"/>
              </w:rPr>
              <w:t>5.2</w:t>
            </w:r>
            <w:r>
              <w:rPr>
                <w:rFonts w:ascii="宋体" w:hAnsi="宋体" w:cs="宋体" w:hint="eastAsia"/>
                <w:bCs/>
                <w:sz w:val="24"/>
              </w:rPr>
              <w:t>前台首页功能模块</w:t>
            </w:r>
            <w:r>
              <w:rPr>
                <w:rFonts w:ascii="宋体" w:hAnsi="宋体" w:cs="宋体" w:hint="eastAsia"/>
                <w:sz w:val="24"/>
              </w:rPr>
              <w:tab/>
            </w:r>
            <w:r>
              <w:rPr>
                <w:sz w:val="24"/>
              </w:rPr>
              <w:fldChar w:fldCharType="begin"/>
            </w:r>
            <w:r>
              <w:rPr>
                <w:sz w:val="24"/>
              </w:rPr>
              <w:instrText xml:space="preserve"> PAGEREF _Toc5531 \h </w:instrText>
            </w:r>
            <w:r>
              <w:rPr>
                <w:sz w:val="24"/>
              </w:rPr>
            </w:r>
            <w:r>
              <w:rPr>
                <w:sz w:val="24"/>
              </w:rPr>
              <w:fldChar w:fldCharType="separate"/>
            </w:r>
            <w:r>
              <w:rPr>
                <w:sz w:val="24"/>
              </w:rPr>
              <w:t>41</w:t>
            </w:r>
            <w:r>
              <w:rPr>
                <w:sz w:val="24"/>
              </w:rPr>
              <w:fldChar w:fldCharType="end"/>
            </w:r>
          </w:hyperlink>
        </w:p>
        <w:p w14:paraId="3FE26175"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3703" w:history="1">
            <w:r>
              <w:rPr>
                <w:sz w:val="24"/>
              </w:rPr>
              <w:t>5.2.1</w:t>
            </w:r>
            <w:r>
              <w:rPr>
                <w:rFonts w:ascii="宋体" w:hAnsi="宋体" w:cs="宋体" w:hint="eastAsia"/>
                <w:sz w:val="24"/>
              </w:rPr>
              <w:t>用户登录</w:t>
            </w:r>
            <w:r>
              <w:rPr>
                <w:rFonts w:ascii="宋体" w:hAnsi="宋体" w:cs="宋体" w:hint="eastAsia"/>
                <w:sz w:val="24"/>
              </w:rPr>
              <w:tab/>
            </w:r>
            <w:r>
              <w:rPr>
                <w:sz w:val="24"/>
              </w:rPr>
              <w:fldChar w:fldCharType="begin"/>
            </w:r>
            <w:r>
              <w:rPr>
                <w:sz w:val="24"/>
              </w:rPr>
              <w:instrText xml:space="preserve"> PAGEREF _Toc23703 \h </w:instrText>
            </w:r>
            <w:r>
              <w:rPr>
                <w:sz w:val="24"/>
              </w:rPr>
            </w:r>
            <w:r>
              <w:rPr>
                <w:sz w:val="24"/>
              </w:rPr>
              <w:fldChar w:fldCharType="separate"/>
            </w:r>
            <w:r>
              <w:rPr>
                <w:sz w:val="24"/>
              </w:rPr>
              <w:t>42</w:t>
            </w:r>
            <w:r>
              <w:rPr>
                <w:sz w:val="24"/>
              </w:rPr>
              <w:fldChar w:fldCharType="end"/>
            </w:r>
          </w:hyperlink>
        </w:p>
        <w:p w14:paraId="6AC1AAF4"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22666" w:history="1">
            <w:r>
              <w:rPr>
                <w:sz w:val="24"/>
              </w:rPr>
              <w:t>5.2.2</w:t>
            </w:r>
            <w:r>
              <w:rPr>
                <w:rFonts w:ascii="宋体" w:hAnsi="宋体" w:cs="宋体" w:hint="eastAsia"/>
                <w:sz w:val="24"/>
              </w:rPr>
              <w:t>个人中心</w:t>
            </w:r>
            <w:r>
              <w:rPr>
                <w:rFonts w:ascii="宋体" w:hAnsi="宋体" w:cs="宋体" w:hint="eastAsia"/>
                <w:sz w:val="24"/>
              </w:rPr>
              <w:tab/>
            </w:r>
            <w:r>
              <w:rPr>
                <w:sz w:val="24"/>
              </w:rPr>
              <w:fldChar w:fldCharType="begin"/>
            </w:r>
            <w:r>
              <w:rPr>
                <w:sz w:val="24"/>
              </w:rPr>
              <w:instrText xml:space="preserve"> PAGEREF _Toc22666 \h </w:instrText>
            </w:r>
            <w:r>
              <w:rPr>
                <w:sz w:val="24"/>
              </w:rPr>
            </w:r>
            <w:r>
              <w:rPr>
                <w:sz w:val="24"/>
              </w:rPr>
              <w:fldChar w:fldCharType="separate"/>
            </w:r>
            <w:r>
              <w:rPr>
                <w:sz w:val="24"/>
              </w:rPr>
              <w:t>44</w:t>
            </w:r>
            <w:r>
              <w:rPr>
                <w:sz w:val="24"/>
              </w:rPr>
              <w:fldChar w:fldCharType="end"/>
            </w:r>
          </w:hyperlink>
        </w:p>
        <w:p w14:paraId="22C85099" w14:textId="77777777" w:rsidR="004E229F" w:rsidRDefault="00000000">
          <w:pPr>
            <w:pStyle w:val="TOC3"/>
            <w:tabs>
              <w:tab w:val="right" w:leader="dot" w:pos="9070"/>
            </w:tabs>
            <w:spacing w:beforeLines="50" w:before="156" w:afterLines="50" w:after="156" w:line="360" w:lineRule="auto"/>
            <w:rPr>
              <w:rFonts w:ascii="宋体" w:hAnsi="宋体" w:cs="宋体"/>
              <w:sz w:val="24"/>
            </w:rPr>
          </w:pPr>
          <w:hyperlink w:anchor="_Toc15921" w:history="1">
            <w:r>
              <w:rPr>
                <w:sz w:val="24"/>
              </w:rPr>
              <w:t>5.2.3</w:t>
            </w:r>
            <w:r>
              <w:rPr>
                <w:rFonts w:ascii="宋体" w:hAnsi="宋体" w:cs="宋体" w:hint="eastAsia"/>
                <w:sz w:val="24"/>
              </w:rPr>
              <w:t>预约看房</w:t>
            </w:r>
            <w:r>
              <w:rPr>
                <w:rFonts w:ascii="宋体" w:hAnsi="宋体" w:cs="宋体" w:hint="eastAsia"/>
                <w:sz w:val="24"/>
              </w:rPr>
              <w:tab/>
            </w:r>
            <w:r>
              <w:rPr>
                <w:sz w:val="24"/>
              </w:rPr>
              <w:fldChar w:fldCharType="begin"/>
            </w:r>
            <w:r>
              <w:rPr>
                <w:sz w:val="24"/>
              </w:rPr>
              <w:instrText xml:space="preserve"> PAGEREF _Toc15921 \h </w:instrText>
            </w:r>
            <w:r>
              <w:rPr>
                <w:sz w:val="24"/>
              </w:rPr>
            </w:r>
            <w:r>
              <w:rPr>
                <w:sz w:val="24"/>
              </w:rPr>
              <w:fldChar w:fldCharType="separate"/>
            </w:r>
            <w:r>
              <w:rPr>
                <w:sz w:val="24"/>
              </w:rPr>
              <w:t>44</w:t>
            </w:r>
            <w:r>
              <w:rPr>
                <w:sz w:val="24"/>
              </w:rPr>
              <w:fldChar w:fldCharType="end"/>
            </w:r>
          </w:hyperlink>
        </w:p>
        <w:p w14:paraId="79C8BE04"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23594" w:history="1">
            <w:r>
              <w:rPr>
                <w:sz w:val="24"/>
              </w:rPr>
              <w:t>6</w:t>
            </w:r>
            <w:r>
              <w:rPr>
                <w:rFonts w:ascii="宋体" w:hAnsi="宋体" w:cs="宋体" w:hint="eastAsia"/>
                <w:sz w:val="24"/>
              </w:rPr>
              <w:t xml:space="preserve">  系统测试</w:t>
            </w:r>
            <w:r>
              <w:rPr>
                <w:rFonts w:ascii="宋体" w:hAnsi="宋体" w:cs="宋体" w:hint="eastAsia"/>
                <w:sz w:val="24"/>
              </w:rPr>
              <w:tab/>
            </w:r>
            <w:r>
              <w:rPr>
                <w:sz w:val="24"/>
              </w:rPr>
              <w:fldChar w:fldCharType="begin"/>
            </w:r>
            <w:r>
              <w:rPr>
                <w:sz w:val="24"/>
              </w:rPr>
              <w:instrText xml:space="preserve"> PAGEREF _Toc23594 \h </w:instrText>
            </w:r>
            <w:r>
              <w:rPr>
                <w:sz w:val="24"/>
              </w:rPr>
            </w:r>
            <w:r>
              <w:rPr>
                <w:sz w:val="24"/>
              </w:rPr>
              <w:fldChar w:fldCharType="separate"/>
            </w:r>
            <w:r>
              <w:rPr>
                <w:sz w:val="24"/>
              </w:rPr>
              <w:t>46</w:t>
            </w:r>
            <w:r>
              <w:rPr>
                <w:sz w:val="24"/>
              </w:rPr>
              <w:fldChar w:fldCharType="end"/>
            </w:r>
          </w:hyperlink>
        </w:p>
        <w:p w14:paraId="252EA7C0"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17185" w:history="1">
            <w:r>
              <w:rPr>
                <w:sz w:val="24"/>
              </w:rPr>
              <w:t>6.1</w:t>
            </w:r>
            <w:r>
              <w:rPr>
                <w:rFonts w:ascii="宋体" w:hAnsi="宋体" w:cs="宋体" w:hint="eastAsia"/>
                <w:sz w:val="24"/>
              </w:rPr>
              <w:t xml:space="preserve">  测试目的</w:t>
            </w:r>
            <w:r>
              <w:rPr>
                <w:rFonts w:ascii="宋体" w:hAnsi="宋体" w:cs="宋体" w:hint="eastAsia"/>
                <w:sz w:val="24"/>
              </w:rPr>
              <w:tab/>
            </w:r>
            <w:r>
              <w:rPr>
                <w:sz w:val="24"/>
              </w:rPr>
              <w:fldChar w:fldCharType="begin"/>
            </w:r>
            <w:r>
              <w:rPr>
                <w:sz w:val="24"/>
              </w:rPr>
              <w:instrText xml:space="preserve"> PAGEREF _Toc17185 \h </w:instrText>
            </w:r>
            <w:r>
              <w:rPr>
                <w:sz w:val="24"/>
              </w:rPr>
            </w:r>
            <w:r>
              <w:rPr>
                <w:sz w:val="24"/>
              </w:rPr>
              <w:fldChar w:fldCharType="separate"/>
            </w:r>
            <w:r>
              <w:rPr>
                <w:sz w:val="24"/>
              </w:rPr>
              <w:t>46</w:t>
            </w:r>
            <w:r>
              <w:rPr>
                <w:sz w:val="24"/>
              </w:rPr>
              <w:fldChar w:fldCharType="end"/>
            </w:r>
          </w:hyperlink>
        </w:p>
        <w:p w14:paraId="09E633D0"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647" w:history="1">
            <w:r>
              <w:rPr>
                <w:sz w:val="24"/>
              </w:rPr>
              <w:t>6.2</w:t>
            </w:r>
            <w:r>
              <w:rPr>
                <w:rFonts w:ascii="宋体" w:hAnsi="宋体" w:cs="宋体" w:hint="eastAsia"/>
                <w:sz w:val="24"/>
              </w:rPr>
              <w:t xml:space="preserve">  测试方法</w:t>
            </w:r>
            <w:r>
              <w:rPr>
                <w:rFonts w:ascii="宋体" w:hAnsi="宋体" w:cs="宋体" w:hint="eastAsia"/>
                <w:sz w:val="24"/>
              </w:rPr>
              <w:tab/>
            </w:r>
            <w:r>
              <w:rPr>
                <w:sz w:val="24"/>
              </w:rPr>
              <w:fldChar w:fldCharType="begin"/>
            </w:r>
            <w:r>
              <w:rPr>
                <w:sz w:val="24"/>
              </w:rPr>
              <w:instrText xml:space="preserve"> PAGEREF _Toc647 \h </w:instrText>
            </w:r>
            <w:r>
              <w:rPr>
                <w:sz w:val="24"/>
              </w:rPr>
            </w:r>
            <w:r>
              <w:rPr>
                <w:sz w:val="24"/>
              </w:rPr>
              <w:fldChar w:fldCharType="separate"/>
            </w:r>
            <w:r>
              <w:rPr>
                <w:sz w:val="24"/>
              </w:rPr>
              <w:t>47</w:t>
            </w:r>
            <w:r>
              <w:rPr>
                <w:sz w:val="24"/>
              </w:rPr>
              <w:fldChar w:fldCharType="end"/>
            </w:r>
          </w:hyperlink>
        </w:p>
        <w:p w14:paraId="5F5E7BD7"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671" w:history="1">
            <w:r>
              <w:rPr>
                <w:sz w:val="24"/>
              </w:rPr>
              <w:t>6.3</w:t>
            </w:r>
            <w:r>
              <w:rPr>
                <w:rFonts w:ascii="宋体" w:hAnsi="宋体" w:cs="宋体" w:hint="eastAsia"/>
                <w:sz w:val="24"/>
              </w:rPr>
              <w:t xml:space="preserve">  功能测试</w:t>
            </w:r>
            <w:r>
              <w:rPr>
                <w:rFonts w:ascii="宋体" w:hAnsi="宋体" w:cs="宋体" w:hint="eastAsia"/>
                <w:sz w:val="24"/>
              </w:rPr>
              <w:tab/>
            </w:r>
            <w:r>
              <w:rPr>
                <w:sz w:val="24"/>
              </w:rPr>
              <w:fldChar w:fldCharType="begin"/>
            </w:r>
            <w:r>
              <w:rPr>
                <w:sz w:val="24"/>
              </w:rPr>
              <w:instrText xml:space="preserve"> PAGEREF _Toc671 \h </w:instrText>
            </w:r>
            <w:r>
              <w:rPr>
                <w:sz w:val="24"/>
              </w:rPr>
            </w:r>
            <w:r>
              <w:rPr>
                <w:sz w:val="24"/>
              </w:rPr>
              <w:fldChar w:fldCharType="separate"/>
            </w:r>
            <w:r>
              <w:rPr>
                <w:sz w:val="24"/>
              </w:rPr>
              <w:t>48</w:t>
            </w:r>
            <w:r>
              <w:rPr>
                <w:sz w:val="24"/>
              </w:rPr>
              <w:fldChar w:fldCharType="end"/>
            </w:r>
          </w:hyperlink>
        </w:p>
        <w:p w14:paraId="46C1D9AC" w14:textId="77777777" w:rsidR="004E229F" w:rsidRDefault="00000000">
          <w:pPr>
            <w:pStyle w:val="TOC2"/>
            <w:tabs>
              <w:tab w:val="right" w:leader="dot" w:pos="9070"/>
            </w:tabs>
            <w:spacing w:beforeLines="50" w:before="156" w:afterLines="50" w:after="156" w:line="360" w:lineRule="auto"/>
            <w:rPr>
              <w:rFonts w:ascii="宋体" w:hAnsi="宋体" w:cs="宋体"/>
              <w:sz w:val="24"/>
            </w:rPr>
          </w:pPr>
          <w:hyperlink w:anchor="_Toc13806" w:history="1">
            <w:r>
              <w:rPr>
                <w:sz w:val="24"/>
              </w:rPr>
              <w:t>6.4</w:t>
            </w:r>
            <w:r>
              <w:rPr>
                <w:rFonts w:ascii="宋体" w:hAnsi="宋体" w:cs="宋体" w:hint="eastAsia"/>
                <w:sz w:val="24"/>
              </w:rPr>
              <w:t xml:space="preserve">  测试结论</w:t>
            </w:r>
            <w:r>
              <w:rPr>
                <w:rFonts w:ascii="宋体" w:hAnsi="宋体" w:cs="宋体" w:hint="eastAsia"/>
                <w:sz w:val="24"/>
              </w:rPr>
              <w:tab/>
            </w:r>
            <w:r>
              <w:rPr>
                <w:sz w:val="24"/>
              </w:rPr>
              <w:fldChar w:fldCharType="begin"/>
            </w:r>
            <w:r>
              <w:rPr>
                <w:sz w:val="24"/>
              </w:rPr>
              <w:instrText xml:space="preserve"> PAGEREF _Toc13806 \h </w:instrText>
            </w:r>
            <w:r>
              <w:rPr>
                <w:sz w:val="24"/>
              </w:rPr>
            </w:r>
            <w:r>
              <w:rPr>
                <w:sz w:val="24"/>
              </w:rPr>
              <w:fldChar w:fldCharType="separate"/>
            </w:r>
            <w:r>
              <w:rPr>
                <w:sz w:val="24"/>
              </w:rPr>
              <w:t>49</w:t>
            </w:r>
            <w:r>
              <w:rPr>
                <w:sz w:val="24"/>
              </w:rPr>
              <w:fldChar w:fldCharType="end"/>
            </w:r>
          </w:hyperlink>
        </w:p>
        <w:p w14:paraId="15C86AE9"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30190" w:history="1">
            <w:r>
              <w:rPr>
                <w:sz w:val="24"/>
              </w:rPr>
              <w:t>7</w:t>
            </w:r>
            <w:r>
              <w:rPr>
                <w:rFonts w:ascii="宋体" w:hAnsi="宋体" w:cs="宋体" w:hint="eastAsia"/>
                <w:sz w:val="24"/>
              </w:rPr>
              <w:t xml:space="preserve"> 结  论</w:t>
            </w:r>
            <w:r>
              <w:rPr>
                <w:rFonts w:ascii="宋体" w:hAnsi="宋体" w:cs="宋体" w:hint="eastAsia"/>
                <w:sz w:val="24"/>
              </w:rPr>
              <w:tab/>
            </w:r>
            <w:r>
              <w:rPr>
                <w:sz w:val="24"/>
              </w:rPr>
              <w:fldChar w:fldCharType="begin"/>
            </w:r>
            <w:r>
              <w:rPr>
                <w:sz w:val="24"/>
              </w:rPr>
              <w:instrText xml:space="preserve"> PAGEREF _Toc30190 \h </w:instrText>
            </w:r>
            <w:r>
              <w:rPr>
                <w:sz w:val="24"/>
              </w:rPr>
            </w:r>
            <w:r>
              <w:rPr>
                <w:sz w:val="24"/>
              </w:rPr>
              <w:fldChar w:fldCharType="separate"/>
            </w:r>
            <w:r>
              <w:rPr>
                <w:sz w:val="24"/>
              </w:rPr>
              <w:t>51</w:t>
            </w:r>
            <w:r>
              <w:rPr>
                <w:sz w:val="24"/>
              </w:rPr>
              <w:fldChar w:fldCharType="end"/>
            </w:r>
          </w:hyperlink>
        </w:p>
        <w:p w14:paraId="44BA34CD" w14:textId="77777777" w:rsidR="004E229F" w:rsidRDefault="00000000">
          <w:pPr>
            <w:pStyle w:val="TOC1"/>
            <w:tabs>
              <w:tab w:val="right" w:leader="dot" w:pos="9070"/>
            </w:tabs>
            <w:spacing w:beforeLines="50" w:before="156" w:afterLines="50" w:after="156" w:line="360" w:lineRule="auto"/>
            <w:rPr>
              <w:rFonts w:ascii="宋体" w:hAnsi="宋体" w:cs="宋体"/>
              <w:sz w:val="24"/>
            </w:rPr>
          </w:pPr>
          <w:hyperlink w:anchor="_Toc2575" w:history="1">
            <w:r>
              <w:rPr>
                <w:rFonts w:ascii="宋体" w:hAnsi="宋体" w:cs="宋体" w:hint="eastAsia"/>
                <w:sz w:val="24"/>
              </w:rPr>
              <w:t>参考文献</w:t>
            </w:r>
            <w:r>
              <w:rPr>
                <w:rFonts w:ascii="宋体" w:hAnsi="宋体" w:cs="宋体" w:hint="eastAsia"/>
                <w:sz w:val="24"/>
              </w:rPr>
              <w:tab/>
            </w:r>
            <w:r>
              <w:rPr>
                <w:sz w:val="24"/>
              </w:rPr>
              <w:fldChar w:fldCharType="begin"/>
            </w:r>
            <w:r>
              <w:rPr>
                <w:sz w:val="24"/>
              </w:rPr>
              <w:instrText xml:space="preserve"> PAGEREF _Toc2575 \h </w:instrText>
            </w:r>
            <w:r>
              <w:rPr>
                <w:sz w:val="24"/>
              </w:rPr>
            </w:r>
            <w:r>
              <w:rPr>
                <w:sz w:val="24"/>
              </w:rPr>
              <w:fldChar w:fldCharType="separate"/>
            </w:r>
            <w:r>
              <w:rPr>
                <w:sz w:val="24"/>
              </w:rPr>
              <w:t>52</w:t>
            </w:r>
            <w:r>
              <w:rPr>
                <w:sz w:val="24"/>
              </w:rPr>
              <w:fldChar w:fldCharType="end"/>
            </w:r>
          </w:hyperlink>
        </w:p>
        <w:p w14:paraId="3688733E" w14:textId="77777777" w:rsidR="004E229F" w:rsidRDefault="00000000">
          <w:pPr>
            <w:pStyle w:val="TOC1"/>
            <w:tabs>
              <w:tab w:val="right" w:leader="dot" w:pos="9070"/>
            </w:tabs>
            <w:spacing w:beforeLines="50" w:before="156" w:afterLines="50" w:after="156" w:line="360" w:lineRule="auto"/>
          </w:pPr>
          <w:hyperlink w:anchor="_Toc27515" w:history="1">
            <w:r>
              <w:rPr>
                <w:rFonts w:ascii="宋体" w:hAnsi="宋体" w:cs="宋体" w:hint="eastAsia"/>
                <w:sz w:val="24"/>
              </w:rPr>
              <w:t>致  谢</w:t>
            </w:r>
            <w:r>
              <w:rPr>
                <w:rFonts w:ascii="宋体" w:hAnsi="宋体" w:cs="宋体" w:hint="eastAsia"/>
                <w:sz w:val="24"/>
              </w:rPr>
              <w:tab/>
            </w:r>
            <w:r>
              <w:rPr>
                <w:sz w:val="24"/>
              </w:rPr>
              <w:fldChar w:fldCharType="begin"/>
            </w:r>
            <w:r>
              <w:rPr>
                <w:sz w:val="24"/>
              </w:rPr>
              <w:instrText xml:space="preserve"> PAGEREF _Toc27515 \h </w:instrText>
            </w:r>
            <w:r>
              <w:rPr>
                <w:sz w:val="24"/>
              </w:rPr>
            </w:r>
            <w:r>
              <w:rPr>
                <w:sz w:val="24"/>
              </w:rPr>
              <w:fldChar w:fldCharType="separate"/>
            </w:r>
            <w:r>
              <w:rPr>
                <w:sz w:val="24"/>
              </w:rPr>
              <w:t>53</w:t>
            </w:r>
            <w:r>
              <w:rPr>
                <w:sz w:val="24"/>
              </w:rPr>
              <w:fldChar w:fldCharType="end"/>
            </w:r>
          </w:hyperlink>
        </w:p>
        <w:p w14:paraId="2BB9D20A" w14:textId="77777777" w:rsidR="004E229F" w:rsidRDefault="00000000">
          <w:pPr>
            <w:spacing w:beforeLines="50" w:before="156" w:afterLines="50" w:after="156" w:line="360" w:lineRule="auto"/>
            <w:rPr>
              <w:rFonts w:ascii="宋体" w:hAnsi="宋体" w:cs="宋体"/>
              <w:sz w:val="24"/>
            </w:rPr>
          </w:pPr>
          <w:r>
            <w:rPr>
              <w:rFonts w:ascii="宋体" w:hAnsi="宋体" w:cs="宋体" w:hint="eastAsia"/>
            </w:rPr>
            <w:fldChar w:fldCharType="end"/>
          </w:r>
        </w:p>
      </w:sdtContent>
    </w:sdt>
    <w:p w14:paraId="12BB8C2C" w14:textId="77777777" w:rsidR="004E229F" w:rsidRDefault="004E229F"/>
    <w:p w14:paraId="3FFD32D9" w14:textId="77777777" w:rsidR="004E229F" w:rsidRDefault="004E229F">
      <w:pPr>
        <w:spacing w:beforeLines="50" w:before="0" w:afterLines="50" w:after="0" w:lineRule="auto" w:line="240"/>
        <w:jc w:val="left"/>
        <w:outlineLvl w:val="0"/>
        <w:rPr>
          <w:rFonts w:eastAsia="黑体"/>
          <w:color w:val="000000" w:themeColor="text1"/>
          <w:sz w:val="32"/>
          <w:szCs w:val="32"/>
        </w:rPr>
        <w:sectPr w:rsidR="004E229F">
          <w:footerReference w:type="default" r:id="rId10"/>
          <w:pgSz w:w="11906" w:h="16838"/>
          <w:pgMar w:top="1418" w:right="1418" w:bottom="1814" w:left="1418" w:header="851" w:footer="992" w:gutter="0"/>
          <w:pgNumType w:fmt="upperRoman" w:start="1"/>
          <w:cols w:space="720"/>
          <w:docGrid w:type="lines" w:linePitch="312"/>
        </w:sectPr>
      </w:pPr>
    </w:p>
    <w:p w14:paraId="6F9497E1" w14:textId="77777777" w:rsidR="004E229F" w:rsidRDefault="00000000">
      <w:pPr>
        <w:spacing w:beforeLines="50" w:before="0" w:afterLines="50" w:after="0" w:lineRule="auto" w:line="240"/>
        <w:jc w:val="left"/>
        <w:outlineLvl w:val="0"/>
        <w:rPr>
          <w:rFonts w:eastAsia="黑体"/>
          <w:color w:val="000000" w:themeColor="text1"/>
          <w:sz w:val="32"/>
          <w:szCs w:val="32"/>
        </w:rPr>
      </w:pPr>
      <w:r>
        <w:rPr>
          <w:rFonts w:ascii="Times New Roman" w:hAnsi="Times New Roman" w:eastAsia="Times New Roman"/>
          <w:b/>
          <w:sz w:val="28"/>
        </w:rPr>
        <w:t>1</w:t>
      </w:r>
      <w:r>
        <w:rPr>
          <w:rFonts w:ascii="黑体" w:hAnsi="黑体" w:eastAsia="黑体"/>
          <w:b/>
          <w:sz w:val="28"/>
        </w:rPr>
        <w:t xml:space="preserve">  前 言</w:t>
      </w:r>
    </w:p>
    <w:p w14:paraId="329385E7"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1</w:t>
      </w:r>
      <w:r>
        <w:rPr>
          <w:rFonts w:ascii="黑体" w:hAnsi="黑体" w:eastAsia="黑体"/>
          <w:b/>
          <w:sz w:val="24"/>
        </w:rPr>
        <w:t>.</w:t>
      </w:r>
      <w:r>
        <w:rPr>
          <w:rFonts w:ascii="Times New Roman" w:hAnsi="Times New Roman" w:eastAsia="Times New Roman"/>
          <w:b/>
          <w:sz w:val="24"/>
        </w:rPr>
        <w:t>1</w:t>
      </w:r>
      <w:r>
        <w:rPr>
          <w:rFonts w:ascii="黑体" w:hAnsi="黑体" w:eastAsia="黑体"/>
          <w:b/>
          <w:sz w:val="24"/>
        </w:rPr>
        <w:t xml:space="preserve">  研究背景</w:t>
      </w:r>
    </w:p>
    <w:p w14:paraId="6084CFC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长年以来，房屋租赁行业所依循的，大体上是一种扎根于线下、依赖实地跑动的传统模式。租客若想觅得住处，多半得奔走于中介门店，留意小区布告栏里张贴的纸片，或者托亲友辗转打听——房源信息便是这般零碎地拼凑起来的。在这种模式下，租客往往需要耗费大把时间，在一个个地点之间来回奔波，逐间上门看房。信息获取的效率相当低下，而房源本身究竟是真是假、是否已经过时，租客又很难有确切的把握。房东那一端，亦自有难处。贴小广告、委托中介这类沿袭已久的办法，一来花费不菲，成本明明白白地摆在那里；二来所能覆盖的圈子终究有限，想在较短时间内寻得合意的租客，并不容易。整个租赁过程之中，信息不对称的问题相当突出，交易的成本也就一直悬在高位，难以降下来。</w:t>
      </w:r>
    </w:p>
    <w:p w14:paraId="6224BFFD"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到了最近这些年，互联网技术突飞猛进，却为房屋租赁行业推开了一扇新的窗。移动互联网全面渗入日常，人们的生活方式被从根底上改变了：线上消费、线上办事，早已成为日常生活里不可或缺的一块。大背景如此，房屋租赁这一行自然也卷入了数字化转型的潮水当中。如今，已有越来越多的房东试着跨进网络平台，将房源挂出来；租客那一端，也更加习惯于先在线上筛过一轮，再约线下看房。这个转变，不仅让信息传播的效率往上蹿了一截，也实实在在地让租赁双方的选择余地变得更宽了。</w:t>
      </w:r>
    </w:p>
    <w:p w14:paraId="36E648E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线上租房平台的诞生，首先打破的是旧模式下时间与空间的阻隔。用户不论身处何地、不管什么钟点，只要打开电脑或手机，便能浏览海量的房源，并依据自身的条件逐一筛选、比对——找房的时间因此能被省去许多。平台还能进一步把图片、视频以及周边的餐饮交通等配套信息都整合到一处，让租客在动身实地看房之前，对那房子便有了一个较为立体的认识。与此同时，线上预约看房、在线签署合同、电子支付这些功能依次落地，整个租赁的流程也就变得愈加顺滑和高效。站在房东的角度观察，线上平台能够将房源信息快速推送到海量潜在租客的眼前，出租的效率由此得到提升，房屋空置的时间自然也随之缩短了。</w:t>
      </w:r>
    </w:p>
    <w:p w14:paraId="3B882A7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从行业发展的视角来看，房屋租赁的市场规模一直在持续地扩大。城镇化的进程往前推，大量人口涌进城市，居住需求相当旺盛。特别是年轻一代，他们生来便是互联网的原住民，更习惯于从网上获取信息、解决需求，对线上租房平台的接受度与依赖度都很高。这无疑为租房平台的生长铺设了非常广阔的市场空间。然而也应看到，眼下的不少租房平台，在功能设计、使用体验和信息管理等方面，仍存在着这样或那样的短板，很难完全对应用户越来越多样化的需要。正因如此，着手开发一个功能更为完善、操作更为便捷、管理更为规范的房屋租赁系统，便是一件颇有现实意义的事情了。</w:t>
      </w:r>
    </w:p>
    <w:p w14:paraId="71D157C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规矩的线上平台，能实实在在地化解一些信用上的老毛病。实名认证、双向评价、电子合同——这几样铺下去，交易透亮了，安全就多一分，纠纷也便少了。运营方攥着系统化的数据，市场的脉跳听得真切，调策略、磨服务都有了凭据，不再瞎撞。沉下心搭一套专业的房屋租赁管理系统，既是顺着潮流走，也是堵市场的窟窿，更是推着这行当往规范里迈一步。</w:t>
      </w:r>
    </w:p>
    <w:p w14:paraId="0720D9D1" w14:textId="77777777" w:rsidR="004E229F" w:rsidRDefault="00000000">
      <w:pPr>
        <w:spacing w:beforeLines="50" w:before="0" w:afterLines="50" w:after="0" w:lineRule="auto" w:line="240"/>
        <w:jc w:val="left"/>
        <w:outlineLvl w:val="1"/>
        <w:rPr>
          <w:color w:val="000000" w:themeColor="text1"/>
          <w:sz w:val="24"/>
        </w:rPr>
      </w:pPr>
      <w:r>
        <w:rPr>
          <w:rFonts w:ascii="Times New Roman" w:hAnsi="Times New Roman" w:eastAsia="Times New Roman"/>
          <w:b/>
          <w:sz w:val="24"/>
        </w:rPr>
        <w:t>1</w:t>
      </w:r>
      <w:r>
        <w:rPr>
          <w:rFonts w:ascii="黑体" w:hAnsi="黑体" w:eastAsia="黑体"/>
          <w:b/>
          <w:sz w:val="24"/>
        </w:rPr>
        <w:t>.</w:t>
      </w:r>
      <w:r>
        <w:rPr>
          <w:rFonts w:ascii="Times New Roman" w:hAnsi="Times New Roman" w:eastAsia="Times New Roman"/>
          <w:b/>
          <w:sz w:val="24"/>
        </w:rPr>
        <w:t>2</w:t>
      </w:r>
      <w:r>
        <w:rPr>
          <w:rFonts w:ascii="黑体" w:hAnsi="黑体" w:eastAsia="黑体"/>
          <w:b/>
          <w:sz w:val="24"/>
        </w:rPr>
        <w:t xml:space="preserve"> 国内外研究现状</w:t>
      </w:r>
    </w:p>
    <w:p w14:paraId="1250D1B7"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 xml:space="preserve"> 国外研究现状</w:t>
      </w:r>
    </w:p>
    <w:p w14:paraId="418A021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国外房屋租赁市场的信息化，起步确实早了一拍，如今已然长成一个相当成熟的线上生态。美国那边，</w:t>
      </w:r>
      <w:r>
        <w:rPr>
          <w:rFonts w:ascii="Times New Roman" w:hAnsi="Times New Roman" w:eastAsia="Times New Roman"/>
          <w:b w:val="0"/>
          <w:sz w:val="24"/>
        </w:rPr>
        <w:t>Zillow</w:t>
      </w:r>
      <w:r>
        <w:rPr>
          <w:rFonts w:ascii="宋体" w:hAnsi="宋体" w:eastAsia="宋体"/>
          <w:b w:val="0"/>
          <w:sz w:val="24"/>
        </w:rPr>
        <w:t>、</w:t>
      </w:r>
      <w:r>
        <w:rPr>
          <w:rFonts w:ascii="Times New Roman" w:hAnsi="Times New Roman" w:eastAsia="Times New Roman"/>
          <w:b w:val="0"/>
          <w:sz w:val="24"/>
        </w:rPr>
        <w:t>Trulia</w:t>
      </w:r>
      <w:r>
        <w:rPr>
          <w:rFonts w:ascii="宋体" w:hAnsi="宋体" w:eastAsia="宋体"/>
          <w:b w:val="0"/>
          <w:sz w:val="24"/>
        </w:rPr>
        <w:t>这类平台早就不止于挂挂房源——房价评估、社区分析、学区查询，这些服务都揉在了一处。</w:t>
      </w:r>
      <w:r>
        <w:rPr>
          <w:rFonts w:ascii="Times New Roman" w:hAnsi="Times New Roman" w:eastAsia="Times New Roman"/>
          <w:b w:val="0"/>
          <w:sz w:val="24"/>
        </w:rPr>
        <w:t>Zillow</w:t>
      </w:r>
      <w:r>
        <w:rPr>
          <w:rFonts w:ascii="宋体" w:hAnsi="宋体" w:eastAsia="宋体"/>
          <w:b w:val="0"/>
          <w:sz w:val="24"/>
        </w:rPr>
        <w:t>尤其倚重大数据，给用户估房价、推租金走势，还引入了</w:t>
      </w:r>
      <w:r>
        <w:rPr>
          <w:rFonts w:ascii="Times New Roman" w:hAnsi="Times New Roman" w:eastAsia="Times New Roman"/>
          <w:b w:val="0"/>
          <w:sz w:val="24"/>
        </w:rPr>
        <w:t>3D</w:t>
      </w:r>
      <w:r>
        <w:rPr>
          <w:rFonts w:ascii="宋体" w:hAnsi="宋体" w:eastAsia="宋体"/>
          <w:b w:val="0"/>
          <w:sz w:val="24"/>
        </w:rPr>
        <w:t>全景虚拟看房，看房效率被拉上去一大截。</w:t>
      </w:r>
    </w:p>
    <w:p w14:paraId="667F176D"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欧洲的租房平台，心思更多花在信用体系上。德国的</w:t>
      </w:r>
      <w:r>
        <w:rPr>
          <w:rFonts w:ascii="Times New Roman" w:hAnsi="Times New Roman" w:eastAsia="Times New Roman"/>
          <w:b w:val="0"/>
          <w:sz w:val="24"/>
        </w:rPr>
        <w:t>ImmobilienScout24</w:t>
      </w:r>
      <w:r>
        <w:rPr>
          <w:rFonts w:ascii="宋体" w:hAnsi="宋体" w:eastAsia="宋体"/>
          <w:b w:val="0"/>
          <w:sz w:val="24"/>
        </w:rPr>
        <w:t xml:space="preserve">、英国的 </w:t>
      </w:r>
      <w:r>
        <w:rPr>
          <w:rFonts w:ascii="Times New Roman" w:hAnsi="Times New Roman" w:eastAsia="Times New Roman"/>
          <w:b w:val="0"/>
          <w:sz w:val="24"/>
        </w:rPr>
        <w:t>Rightmove</w:t>
      </w:r>
      <w:r>
        <w:rPr>
          <w:rFonts w:ascii="宋体" w:hAnsi="宋体" w:eastAsia="宋体"/>
          <w:b w:val="0"/>
          <w:sz w:val="24"/>
        </w:rPr>
        <w:t>，靠着租客评分、房东认证这些机制，把交易风险往下压。数据隐私保护上也毫不含糊，一举一动都贴着</w:t>
      </w:r>
      <w:r>
        <w:rPr>
          <w:rFonts w:ascii="Times New Roman" w:hAnsi="Times New Roman" w:eastAsia="Times New Roman"/>
          <w:b w:val="0"/>
          <w:sz w:val="24"/>
        </w:rPr>
        <w:t>GDPR</w:t>
      </w:r>
      <w:r>
        <w:rPr>
          <w:rFonts w:ascii="宋体" w:hAnsi="宋体" w:eastAsia="宋体"/>
          <w:b w:val="0"/>
          <w:sz w:val="24"/>
        </w:rPr>
        <w:t>这类严规走。日本那边，</w:t>
      </w:r>
      <w:r>
        <w:rPr>
          <w:rFonts w:ascii="Times New Roman" w:hAnsi="Times New Roman" w:eastAsia="Times New Roman"/>
          <w:b w:val="0"/>
          <w:sz w:val="24"/>
        </w:rPr>
        <w:t>SUUMO</w:t>
      </w:r>
      <w:r>
        <w:rPr>
          <w:rFonts w:ascii="宋体" w:hAnsi="宋体" w:eastAsia="宋体"/>
          <w:b w:val="0"/>
          <w:sz w:val="24"/>
        </w:rPr>
        <w:t>、</w:t>
      </w:r>
      <w:r>
        <w:rPr>
          <w:rFonts w:ascii="Times New Roman" w:hAnsi="Times New Roman" w:eastAsia="Times New Roman"/>
          <w:b w:val="0"/>
          <w:sz w:val="24"/>
        </w:rPr>
        <w:t>HOME</w:t>
      </w:r>
      <w:r>
        <w:rPr>
          <w:rFonts w:ascii="宋体" w:hAnsi="宋体" w:eastAsia="宋体"/>
          <w:b w:val="0"/>
          <w:sz w:val="24"/>
        </w:rPr>
        <w:t>'</w:t>
      </w:r>
      <w:r>
        <w:rPr>
          <w:rFonts w:ascii="Times New Roman" w:hAnsi="Times New Roman" w:eastAsia="Times New Roman"/>
          <w:b w:val="0"/>
          <w:sz w:val="24"/>
        </w:rPr>
        <w:t>S</w:t>
      </w:r>
      <w:r>
        <w:rPr>
          <w:rFonts w:ascii="宋体" w:hAnsi="宋体" w:eastAsia="宋体"/>
          <w:b w:val="0"/>
          <w:sz w:val="24"/>
        </w:rPr>
        <w:t>走的是另一条路——信息的详尽程度被放到首位。房屋平面图、周边设施分布、交通换乘路线，都巨细靡遗地列出来，部分平台还推了租金分期服务。</w:t>
      </w:r>
    </w:p>
    <w:p w14:paraId="34B2A01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技术应用上，国外平台在人工智能、区块链这些新领域步子迈在前面。机器学习撑起了智能房源推荐，区块链被用进了合同管理和押金托管，物联网则接上了智能门锁和远程看房。商业模式也不单靠广告收费这一条老路——房屋托管、保洁维修这些增值服务延伸出去，一圈一圈织起来的，是一个覆盖上下游的租赁服务生态链。</w:t>
      </w:r>
    </w:p>
    <w:p w14:paraId="43B476FC"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7D457936" w14:textId="77777777" w:rsidR="004E229F" w:rsidRDefault="00000000">
      <w:pPr>
        <w:spacing w:line="360" w:lineRule="auto" w:before="0" w:after="0"/>
        <w:jc w:val="both"/>
        <w:rPr>
          <w:rFonts w:eastAsia="黑体"/>
          <w:color w:val="000000" w:themeColor="text1"/>
          <w:sz w:val="28"/>
          <w:szCs w:val="28"/>
        </w:rPr>
      </w:pPr>
      <w:r>
        <w:rPr>
          <w:rFonts w:ascii="Times New Roman" w:hAnsi="Times New Roman" w:eastAsia="Times New Roman"/>
          <w:b w:val="0"/>
          <w:sz w:val="24"/>
        </w:rPr>
        <w:t>1</w:t>
      </w: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 xml:space="preserve"> 国内研究现状</w:t>
      </w:r>
    </w:p>
    <w:p w14:paraId="6D47FA6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国内房屋租赁市场，近些年势头很猛。链家、贝壳找房、自如、蛋壳公寓，这几家已经在市场里占住了各自的位置。链家和贝壳走的是综合性大平台的路子，真房源承诺、</w:t>
      </w:r>
      <w:r>
        <w:rPr>
          <w:rFonts w:ascii="Times New Roman" w:hAnsi="Times New Roman" w:eastAsia="Times New Roman"/>
          <w:b w:val="0"/>
          <w:sz w:val="24"/>
        </w:rPr>
        <w:t>VR</w:t>
      </w:r>
      <w:r>
        <w:rPr>
          <w:rFonts w:ascii="宋体" w:hAnsi="宋体" w:eastAsia="宋体"/>
          <w:b w:val="0"/>
          <w:sz w:val="24"/>
        </w:rPr>
        <w:t>看房、在线签约都推出来了，但根还扎在线下门店那张网上，成本低不下来。自如、蛋壳这类长租公寓，选的是另一条道——整租下来改造一番再分租出去，房源品质相对好把控，可另一面，资金压力也跟着上来，步子一快，风险就藏在后头。</w:t>
      </w:r>
    </w:p>
    <w:p w14:paraId="7D5D85D9"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市面上还散落着不少中小平台，有的专做大学生租房，有的盯着短租市场，在特定领域里靠着本地化优势过日子。国内平台在移动端这块倒是很拿得出手，主流平台几乎都备齐了手机</w:t>
      </w:r>
      <w:r>
        <w:rPr>
          <w:rFonts w:ascii="Times New Roman" w:hAnsi="Times New Roman" w:eastAsia="Times New Roman"/>
          <w:b w:val="0"/>
          <w:sz w:val="24"/>
        </w:rPr>
        <w:t>App</w:t>
      </w:r>
      <w:r>
        <w:rPr>
          <w:rFonts w:ascii="宋体" w:hAnsi="宋体" w:eastAsia="宋体"/>
          <w:b w:val="0"/>
          <w:sz w:val="24"/>
        </w:rPr>
        <w:t>和微信小程序，支付也接上了微信和支付宝，用起来顺手。</w:t>
      </w:r>
    </w:p>
    <w:p w14:paraId="07E4C69A"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但毛病也不少。虚假房源、价格不透明，一直是用户投诉最打眼的两样。部分平台为了先拉流量，审核上松了手，图文对不上号的事便一桩接一桩。后台管理不够细，数据统计分析的能耐也偏弱，信息更新的脚步总慢半拍。有些平台底层的技术架子早就旧了，高并发一来，页面转圈、系统卡顿就成了家常便饭。用户隐私怎么护得住、客服能不能及时跟得上、出了纠纷怎么妥善化解，这些也都还有不小的改善余地。</w:t>
      </w:r>
    </w:p>
    <w:p w14:paraId="6EA3C3A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学术圈这边，对房屋租赁信息系统的研究是肉眼可见地在增多。一部分研究盯着系统架构设计，琢磨微服务架构怎么用上去，好让系统往后更好扩展。也有一部分，心思花在用户体验优化和推荐算法上，借着协同过滤这类技术，试着给用户更对胃口的个性化房源推荐。</w:t>
      </w:r>
    </w:p>
    <w:p w14:paraId="1B95E956"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瞅着现有平台这些短板，本系统在房源管理上立了一道严些的审核关，在用户体验上把操作流程尽力往简里做，在后台管理上把数据统计分析的功夫下得更实在，在技术实现上选了成熟稳妥的开发框架。说到底，是想扎扎实实打磨出一个功能周全、操作顺手、管理也高效的房屋租赁管理系统来。</w:t>
      </w:r>
    </w:p>
    <w:p w14:paraId="612551E5"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1</w:t>
      </w:r>
      <w:r>
        <w:rPr>
          <w:rFonts w:ascii="黑体" w:hAnsi="黑体" w:eastAsia="黑体"/>
          <w:b/>
          <w:sz w:val="24"/>
        </w:rPr>
        <w:t>.</w:t>
      </w:r>
      <w:r>
        <w:rPr>
          <w:rFonts w:ascii="Times New Roman" w:hAnsi="Times New Roman" w:eastAsia="Times New Roman"/>
          <w:b/>
          <w:sz w:val="24"/>
        </w:rPr>
        <w:t>3</w:t>
      </w:r>
      <w:r>
        <w:rPr>
          <w:rFonts w:ascii="黑体" w:hAnsi="黑体" w:eastAsia="黑体"/>
          <w:b/>
          <w:sz w:val="24"/>
        </w:rPr>
        <w:t xml:space="preserve"> 系统开发目标</w:t>
      </w:r>
    </w:p>
    <w:p w14:paraId="6FC3AD3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这个系统，打根上起就立在两件事上：实用，易用。没想别的，就是想搭一个功能到位、性能稳当、用着顺手的房屋租赁管理平台。怎么搭？把租赁业务从头到尾的实际流程翻来覆去地看，把用户真正要什么摆在明面上，然后在技术实现和业务逻辑之间，找到那个恰好妥帖的平衡点。</w:t>
      </w:r>
    </w:p>
    <w:p w14:paraId="40D9B7F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前端这边，视觉和交互得统一，不能各走各的。页面布局往简洁明快里走，多余的装饰不要，别扰了用户的眼睛。颜色上，主色调选温和的中性色，想重点提一下的，就拿点缀色轻轻一挑。信息层级理得清清爽爽，标题、正文、关键数据——靠字号大小、颜色深浅把分量分出来。导航放得合宜，不用人到处找。响应式也下了功夫，电脑也好，手机也好，屏幕大小不一样，看到的样子、用的感觉，都是一致的。</w:t>
      </w:r>
    </w:p>
    <w:p w14:paraId="7B73E249"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交互上，图的就是直观、顺手。每个功能模块都搁着明明白白的提示，用户不用猜，上手就能用。填表单的时候，验证是实时的，哪不对当场就告诉你，不至于提交了再回头改。关键操作——删个东西、签个约——都设了二次确认，手滑一下，系统会再问一句，挡掉那些后悔都来不及的误操作。页面加载用了异步，不用对着一片白干等。搜索和筛选做得灵活，多个条件搭着一块查，想找的目标房源，很快就能被筛出来。</w:t>
      </w:r>
    </w:p>
    <w:p w14:paraId="27BCFD0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后端，选的是轻量又稳当的技术路子。</w:t>
      </w:r>
      <w:r>
        <w:rPr>
          <w:rFonts w:ascii="Times New Roman" w:hAnsi="Times New Roman" w:eastAsia="Times New Roman"/>
          <w:b w:val="0"/>
          <w:sz w:val="24"/>
        </w:rPr>
        <w:t>SpringBoot</w:t>
      </w:r>
      <w:r>
        <w:rPr>
          <w:rFonts w:ascii="宋体" w:hAnsi="宋体" w:eastAsia="宋体"/>
          <w:b w:val="0"/>
          <w:sz w:val="24"/>
        </w:rPr>
        <w:t>把后端服务撑起来，它那个“约定优于配置”的做派，省了海量的配置活。持久层是</w:t>
      </w:r>
      <w:r>
        <w:rPr>
          <w:rFonts w:ascii="Times New Roman" w:hAnsi="Times New Roman" w:eastAsia="Times New Roman"/>
          <w:b w:val="0"/>
          <w:sz w:val="24"/>
        </w:rPr>
        <w:t>MyBatis</w:t>
      </w:r>
      <w:r>
        <w:rPr>
          <w:rFonts w:ascii="宋体" w:hAnsi="宋体" w:eastAsia="宋体"/>
          <w:b w:val="0"/>
          <w:sz w:val="24"/>
        </w:rPr>
        <w:t>-</w:t>
      </w:r>
      <w:r>
        <w:rPr>
          <w:rFonts w:ascii="Times New Roman" w:hAnsi="Times New Roman" w:eastAsia="Times New Roman"/>
          <w:b w:val="0"/>
          <w:sz w:val="24"/>
        </w:rPr>
        <w:t>Plus</w:t>
      </w:r>
      <w:r>
        <w:rPr>
          <w:rFonts w:ascii="宋体" w:hAnsi="宋体" w:eastAsia="宋体"/>
          <w:b w:val="0"/>
          <w:sz w:val="24"/>
        </w:rPr>
        <w:t>，常规的增删改查它都帮你备好了，不用一遍遍去敲重复代码。数据库用</w:t>
      </w:r>
      <w:r>
        <w:rPr>
          <w:rFonts w:ascii="Times New Roman" w:hAnsi="Times New Roman" w:eastAsia="Times New Roman"/>
          <w:b w:val="0"/>
          <w:sz w:val="24"/>
        </w:rPr>
        <w:t>MySQL</w:t>
      </w:r>
      <w:r>
        <w:rPr>
          <w:rFonts w:ascii="宋体" w:hAnsi="宋体" w:eastAsia="宋体"/>
          <w:b w:val="0"/>
          <w:sz w:val="24"/>
        </w:rPr>
        <w:t>，图它跑得快、靠得住。整体架构是分层设计的：控制层、服务层、数据访问层，一层是一层的责任，分得明白，往后维护也好，加功能也好，都不至于牵一发动全身。模块化也落实下去了，各部分相对独立，藕断丝连的毛病少了，代码能复用的就多了。</w:t>
      </w:r>
    </w:p>
    <w:p w14:paraId="1843248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功能上，把房屋租赁那整套流程都兜进来了。房源管理，发布、编辑、下架，管理员还能审一道，把信息质量关。用户管理，注册、登录、维护个人信息，用户体系立得周全。预约看房，租客在线提交，管理员审核安排，从前电话来电话去的啰嗦劲就省了。在线签约，合同电子化，双方在线确认条款，签约效率往上蹿了一截。评价系统，租客把住下来的感受晒出来，后来人有个参照，房东那边也不敢松懈。</w:t>
      </w:r>
    </w:p>
    <w:p w14:paraId="62DDDB2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数据管理是桩要紧事。系统把采集、存储、处理、展示这一整套机制都建起来了。每一笔业务操作，背后都留着数据底子，整理分析过后，就能给管理决策撑腰。管理员进后台，各种统计报表摊在眼前：房子租得怎么样，用户活不活跃，业务办到哪一步了，都清清楚楚。数据查询支持多维度搜，按不同条件一筛，想要的就出来了。数据还能导出去，方便离线分析、存档。</w:t>
      </w:r>
    </w:p>
    <w:p w14:paraId="742CA41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安全性，是扎扎实实放在心上的。用户密码，加密了再存，不能就那么裸着。登录验证靠</w:t>
      </w:r>
      <w:r>
        <w:rPr>
          <w:rFonts w:ascii="Times New Roman" w:hAnsi="Times New Roman" w:eastAsia="Times New Roman"/>
          <w:b w:val="0"/>
          <w:sz w:val="24"/>
        </w:rPr>
        <w:t>Token</w:t>
      </w:r>
      <w:r>
        <w:rPr>
          <w:rFonts w:ascii="宋体" w:hAnsi="宋体" w:eastAsia="宋体"/>
          <w:b w:val="0"/>
          <w:sz w:val="24"/>
        </w:rPr>
        <w:t>，会话安全多了一道锁。权限上，管理员和普通用户能碰的地界分得清清楚楚，不许越过去。关键操作，日志一笔笔记着，往后想追溯、想审计，有凭有据。数据备份这套机制，护着数据的安全，也留着恢复的后路。</w:t>
      </w:r>
    </w:p>
    <w:p w14:paraId="6FA08A3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可维护性、可扩展性，也是设计时反复掂量的。代码照着规范写，注释留得周全，往后换了人接手，也不至于一头雾水。模块化的架子，让加新功能的时候碰不坏原有的。数据库预先留了扩展字段，给将来升级备了余地。系统配置往外挪了，想调什么，不用往代码芯子里钻。</w:t>
      </w:r>
    </w:p>
    <w:p w14:paraId="7CE2EA6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这么一圈设计下来、实现下来，这个系统便有了底气，能实实在在地去解传统租房模式里那些老大难。给租客和房东两头搭起的，是一个便捷高效的服务平台；交到管理方手里的，则是一套得力的管理工具。它推着房屋租赁这摊事，一步一步往信息化、规范化的道上走。系统要是跑起来了，整个租赁市场的效率能往上提一截，用户的租房体验能真真切切地见好，也算是给这个行业的数字化转型，结结实实添了一把力。</w:t>
      </w:r>
    </w:p>
    <w:p w14:paraId="2847081F" w14:textId="77777777" w:rsidR="004E229F" w:rsidRDefault="00000000">
      <w:pPr>
        <w:spacing w:line="360" w:lineRule="auto"/>
        <w:ind w:firstLineChars="200" w:firstLine="480"/>
        <w:rPr>
          <w:color w:val="000000" w:themeColor="text1"/>
          <w:sz w:val="24"/>
        </w:rPr>
      </w:pPr>
      <w:r>
        <w:rPr>
          <w:rFonts w:hint="eastAsia"/>
          <w:color w:val="000000" w:themeColor="text1"/>
          <w:sz w:val="24"/>
        </w:rPr>
        <w:br w:type="page"/>
      </w:r>
    </w:p>
    <w:p w14:paraId="480F6899" w14:textId="77777777" w:rsidR="004E229F" w:rsidRDefault="00000000">
      <w:pPr>
        <w:spacing w:beforeLines="50" w:before="0" w:afterLines="50" w:after="0" w:lineRule="auto" w:line="240"/>
        <w:jc w:val="left"/>
        <w:outlineLvl w:val="0"/>
        <w:rPr>
          <w:rFonts w:eastAsia="黑体"/>
          <w:color w:val="000000" w:themeColor="text1"/>
          <w:sz w:val="32"/>
          <w:szCs w:val="32"/>
        </w:rPr>
      </w:pPr>
      <w:r>
        <w:rPr>
          <w:rFonts w:ascii="Times New Roman" w:hAnsi="Times New Roman" w:eastAsia="Times New Roman"/>
          <w:b/>
          <w:sz w:val="28"/>
        </w:rPr>
        <w:t>2</w:t>
      </w:r>
      <w:r>
        <w:rPr>
          <w:rFonts w:ascii="黑体" w:hAnsi="黑体" w:eastAsia="黑体"/>
          <w:b/>
          <w:sz w:val="28"/>
        </w:rPr>
        <w:t xml:space="preserve">  系统开发环境</w:t>
      </w:r>
    </w:p>
    <w:p w14:paraId="122C9F89" w14:textId="77777777" w:rsidR="004E229F" w:rsidRDefault="00000000">
      <w:pPr>
        <w:pStyle w:val="2"/>
        <w:tabs>
          <w:tab w:val="left" w:pos="576"/>
        </w:tabs>
        <w:spacing w:beforeLines="30" w:before="0" w:afterLines="30" w:after="0" w:line="240" w:lineRule="auto"/>
        <w:ind w:left="578" w:hanging="578"/>
        <w:jc w:val="left"/>
        <w:rPr>
          <w:rFonts w:ascii="Times New Roman" w:hAnsi="Times New Roman"/>
          <w:b w:val="0"/>
          <w:bCs/>
          <w:color w:val="000000" w:themeColor="text1"/>
          <w:sz w:val="30"/>
          <w:szCs w:val="30"/>
        </w:rPr>
      </w:pPr>
      <w:r>
        <w:rPr>
          <w:rFonts w:ascii="Times New Roman" w:hAnsi="Times New Roman" w:eastAsia="Times New Roman"/>
          <w:b/>
          <w:sz w:val="24"/>
        </w:rPr>
        <w:t>2</w:t>
      </w:r>
      <w:r>
        <w:rPr>
          <w:rFonts w:ascii="黑体" w:hAnsi="黑体" w:eastAsia="黑体"/>
          <w:b/>
          <w:sz w:val="24"/>
        </w:rPr>
        <w:t>.</w:t>
      </w:r>
      <w:r>
        <w:rPr>
          <w:rFonts w:ascii="Times New Roman" w:hAnsi="Times New Roman" w:eastAsia="Times New Roman"/>
          <w:b/>
          <w:sz w:val="24"/>
        </w:rPr>
        <w:t>1</w:t>
      </w:r>
      <w:r>
        <w:rPr>
          <w:rFonts w:ascii="黑体" w:hAnsi="黑体" w:eastAsia="黑体"/>
          <w:b/>
          <w:sz w:val="24"/>
        </w:rPr>
        <w:t xml:space="preserve"> 后端技术</w:t>
      </w:r>
    </w:p>
    <w:p w14:paraId="54F0F81A"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 xml:space="preserve"> </w:t>
      </w:r>
      <w:r>
        <w:rPr>
          <w:rFonts w:ascii="Times New Roman" w:hAnsi="Times New Roman" w:eastAsia="Times New Roman"/>
          <w:b/>
          <w:sz w:val="24"/>
        </w:rPr>
        <w:t>Spring</w:t>
      </w:r>
      <w:r>
        <w:rPr>
          <w:rFonts w:ascii="宋体" w:hAnsi="宋体" w:eastAsia="宋体"/>
          <w:b/>
          <w:sz w:val="24"/>
        </w:rPr>
        <w:t xml:space="preserve"> </w:t>
      </w:r>
      <w:r>
        <w:rPr>
          <w:rFonts w:ascii="Times New Roman" w:hAnsi="Times New Roman" w:eastAsia="Times New Roman"/>
          <w:b/>
          <w:sz w:val="24"/>
        </w:rPr>
        <w:t>Boot</w:t>
      </w:r>
      <w:r>
        <w:rPr>
          <w:rFonts w:ascii="宋体" w:hAnsi="宋体" w:eastAsia="宋体"/>
          <w:b/>
          <w:sz w:val="24"/>
        </w:rPr>
        <w:t>框架</w:t>
      </w:r>
    </w:p>
    <w:p w14:paraId="3B6AD32A"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r>
        <w:rPr>
          <w:rFonts w:ascii="宋体" w:hAnsi="宋体" w:eastAsia="宋体"/>
          <w:b w:val="0"/>
          <w:sz w:val="24"/>
        </w:rPr>
        <w:t>这东西，说起来是</w:t>
      </w:r>
      <w:r>
        <w:rPr>
          <w:rFonts w:ascii="Times New Roman" w:hAnsi="Times New Roman" w:eastAsia="Times New Roman"/>
          <w:b w:val="0"/>
          <w:sz w:val="24"/>
        </w:rPr>
        <w:t>Spring</w:t>
      </w:r>
      <w:r>
        <w:rPr>
          <w:rFonts w:ascii="宋体" w:hAnsi="宋体" w:eastAsia="宋体"/>
          <w:b w:val="0"/>
          <w:sz w:val="24"/>
        </w:rPr>
        <w:t>家族里专门为“快”而生的一个框架。它最要紧的一点，就是把传统</w:t>
      </w:r>
      <w:r>
        <w:rPr>
          <w:rFonts w:ascii="Times New Roman" w:hAnsi="Times New Roman" w:eastAsia="Times New Roman"/>
          <w:b w:val="0"/>
          <w:sz w:val="24"/>
        </w:rPr>
        <w:t>Spring</w:t>
      </w:r>
      <w:r>
        <w:rPr>
          <w:rFonts w:ascii="宋体" w:hAnsi="宋体" w:eastAsia="宋体"/>
          <w:b w:val="0"/>
          <w:sz w:val="24"/>
        </w:rPr>
        <w:t>应用里头那些繁琐得叫人皱眉的配置活计，大刀阔斧地做了简化。它抱定的是“约定优于配置”这么一条设计理念，好处很实在：开发者不必再陷在无穷无尽的配置文件里，可以很快地把一个能独立运行、拿得出手的生产级应用搭起来。跟从前大家用惯了的</w:t>
      </w:r>
      <w:r>
        <w:rPr>
          <w:rFonts w:ascii="Times New Roman" w:hAnsi="Times New Roman" w:eastAsia="Times New Roman"/>
          <w:b w:val="0"/>
          <w:sz w:val="24"/>
        </w:rPr>
        <w:t>SSM</w:t>
      </w:r>
      <w:r>
        <w:rPr>
          <w:rFonts w:ascii="宋体" w:hAnsi="宋体" w:eastAsia="宋体"/>
          <w:b w:val="0"/>
          <w:sz w:val="24"/>
        </w:rPr>
        <w:t>框架搁一块儿比较的话，差别就更显豁了——</w:t>
      </w:r>
      <w:r>
        <w:rPr>
          <w:rFonts w:ascii="Times New Roman" w:hAnsi="Times New Roman" w:eastAsia="Times New Roman"/>
          <w:b w:val="0"/>
          <w:sz w:val="24"/>
        </w:rPr>
        <w:t>SpringBoot</w:t>
      </w:r>
      <w:r>
        <w:rPr>
          <w:rFonts w:ascii="宋体" w:hAnsi="宋体" w:eastAsia="宋体"/>
          <w:b w:val="0"/>
          <w:sz w:val="24"/>
        </w:rPr>
        <w:t>自己身体里就内嵌了</w:t>
      </w:r>
      <w:r>
        <w:rPr>
          <w:rFonts w:ascii="Times New Roman" w:hAnsi="Times New Roman" w:eastAsia="Times New Roman"/>
          <w:b w:val="0"/>
          <w:sz w:val="24"/>
        </w:rPr>
        <w:t>Tomcat</w:t>
      </w:r>
      <w:r>
        <w:rPr>
          <w:rFonts w:ascii="宋体" w:hAnsi="宋体" w:eastAsia="宋体"/>
          <w:b w:val="0"/>
          <w:sz w:val="24"/>
        </w:rPr>
        <w:t>这类</w:t>
      </w:r>
      <w:r>
        <w:rPr>
          <w:rFonts w:ascii="Times New Roman" w:hAnsi="Times New Roman" w:eastAsia="Times New Roman"/>
          <w:b w:val="0"/>
          <w:sz w:val="24"/>
        </w:rPr>
        <w:t>Web</w:t>
      </w:r>
      <w:r>
        <w:rPr>
          <w:rFonts w:ascii="宋体" w:hAnsi="宋体" w:eastAsia="宋体"/>
          <w:b w:val="0"/>
          <w:sz w:val="24"/>
        </w:rPr>
        <w:t>容器，再也不用费事去单独打一个</w:t>
      </w:r>
      <w:r>
        <w:rPr>
          <w:rFonts w:ascii="Times New Roman" w:hAnsi="Times New Roman" w:eastAsia="Times New Roman"/>
          <w:b w:val="0"/>
          <w:sz w:val="24"/>
        </w:rPr>
        <w:t>WAR</w:t>
      </w:r>
      <w:r>
        <w:rPr>
          <w:rFonts w:ascii="宋体" w:hAnsi="宋体" w:eastAsia="宋体"/>
          <w:b w:val="0"/>
          <w:sz w:val="24"/>
        </w:rPr>
        <w:t>包、再扔到容器里部署了。你只管把</w:t>
      </w:r>
      <w:r>
        <w:rPr>
          <w:rFonts w:ascii="Times New Roman" w:hAnsi="Times New Roman" w:eastAsia="Times New Roman"/>
          <w:b w:val="0"/>
          <w:sz w:val="24"/>
        </w:rPr>
        <w:t>JAR</w:t>
      </w:r>
      <w:r>
        <w:rPr>
          <w:rFonts w:ascii="宋体" w:hAnsi="宋体" w:eastAsia="宋体"/>
          <w:b w:val="0"/>
          <w:sz w:val="24"/>
        </w:rPr>
        <w:t>文件跑起来，应用就这么启动了，整个部署的流程，被精简掉了厚厚的一层。</w:t>
      </w:r>
    </w:p>
    <w:p w14:paraId="0C33C44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搁在本系统里头，</w:t>
      </w:r>
      <w:r>
        <w:rPr>
          <w:rFonts w:ascii="Times New Roman" w:hAnsi="Times New Roman" w:eastAsia="Times New Roman"/>
          <w:b w:val="0"/>
          <w:sz w:val="24"/>
        </w:rPr>
        <w:t>SpringBoot</w:t>
      </w:r>
      <w:r>
        <w:rPr>
          <w:rFonts w:ascii="宋体" w:hAnsi="宋体" w:eastAsia="宋体"/>
          <w:b w:val="0"/>
          <w:sz w:val="24"/>
        </w:rPr>
        <w:t>处的位置，是后端那个最核心的框架。它管着整个应用的启动，托着配置的管理，还揽着依赖注入的活儿。框架本身给出一大堆好用的</w:t>
      </w:r>
      <w:r>
        <w:rPr>
          <w:rFonts w:ascii="Times New Roman" w:hAnsi="Times New Roman" w:eastAsia="Times New Roman"/>
          <w:b w:val="0"/>
          <w:sz w:val="24"/>
        </w:rPr>
        <w:t>starter</w:t>
      </w:r>
      <w:r>
        <w:rPr>
          <w:rFonts w:ascii="宋体" w:hAnsi="宋体" w:eastAsia="宋体"/>
          <w:b w:val="0"/>
          <w:sz w:val="24"/>
        </w:rPr>
        <w:t>依赖，像是一套称手的工具。你只要把</w:t>
      </w:r>
      <w:r>
        <w:rPr>
          <w:rFonts w:ascii="Times New Roman" w:hAnsi="Times New Roman" w:eastAsia="Times New Roman"/>
          <w:b w:val="0"/>
          <w:sz w:val="24"/>
        </w:rPr>
        <w:t>spring</w:t>
      </w:r>
      <w:r>
        <w:rPr>
          <w:rFonts w:ascii="宋体" w:hAnsi="宋体" w:eastAsia="宋体"/>
          <w:b w:val="0"/>
          <w:sz w:val="24"/>
        </w:rPr>
        <w:t>-</w:t>
      </w:r>
      <w:r>
        <w:rPr>
          <w:rFonts w:ascii="Times New Roman" w:hAnsi="Times New Roman" w:eastAsia="Times New Roman"/>
          <w:b w:val="0"/>
          <w:sz w:val="24"/>
        </w:rPr>
        <w:t>boot</w:t>
      </w:r>
      <w:r>
        <w:rPr>
          <w:rFonts w:ascii="宋体" w:hAnsi="宋体" w:eastAsia="宋体"/>
          <w:b w:val="0"/>
          <w:sz w:val="24"/>
        </w:rPr>
        <w:t>-</w:t>
      </w:r>
      <w:r>
        <w:rPr>
          <w:rFonts w:ascii="Times New Roman" w:hAnsi="Times New Roman" w:eastAsia="Times New Roman"/>
          <w:b w:val="0"/>
          <w:sz w:val="24"/>
        </w:rPr>
        <w:t>starter</w:t>
      </w:r>
      <w:r>
        <w:rPr>
          <w:rFonts w:ascii="宋体" w:hAnsi="宋体" w:eastAsia="宋体"/>
          <w:b w:val="0"/>
          <w:sz w:val="24"/>
        </w:rPr>
        <w:t>-</w:t>
      </w:r>
      <w:r>
        <w:rPr>
          <w:rFonts w:ascii="Times New Roman" w:hAnsi="Times New Roman" w:eastAsia="Times New Roman"/>
          <w:b w:val="0"/>
          <w:sz w:val="24"/>
        </w:rPr>
        <w:t>web</w:t>
      </w:r>
      <w:r>
        <w:rPr>
          <w:rFonts w:ascii="宋体" w:hAnsi="宋体" w:eastAsia="宋体"/>
          <w:b w:val="0"/>
          <w:sz w:val="24"/>
        </w:rPr>
        <w:t>引进来，</w:t>
      </w:r>
      <w:r>
        <w:rPr>
          <w:rFonts w:ascii="Times New Roman" w:hAnsi="Times New Roman" w:eastAsia="Times New Roman"/>
          <w:b w:val="0"/>
          <w:sz w:val="24"/>
        </w:rPr>
        <w:t>RESTfulAPI</w:t>
      </w:r>
      <w:r>
        <w:rPr>
          <w:rFonts w:ascii="宋体" w:hAnsi="宋体" w:eastAsia="宋体"/>
          <w:b w:val="0"/>
          <w:sz w:val="24"/>
        </w:rPr>
        <w:t>的搭建就有了底子；再把</w:t>
      </w:r>
      <w:r>
        <w:rPr>
          <w:rFonts w:ascii="Times New Roman" w:hAnsi="Times New Roman" w:eastAsia="Times New Roman"/>
          <w:b w:val="0"/>
          <w:sz w:val="24"/>
        </w:rPr>
        <w:t>spring</w:t>
      </w:r>
      <w:r>
        <w:rPr>
          <w:rFonts w:ascii="宋体" w:hAnsi="宋体" w:eastAsia="宋体"/>
          <w:b w:val="0"/>
          <w:sz w:val="24"/>
        </w:rPr>
        <w:t>-</w:t>
      </w:r>
      <w:r>
        <w:rPr>
          <w:rFonts w:ascii="Times New Roman" w:hAnsi="Times New Roman" w:eastAsia="Times New Roman"/>
          <w:b w:val="0"/>
          <w:sz w:val="24"/>
        </w:rPr>
        <w:t>boot</w:t>
      </w:r>
      <w:r>
        <w:rPr>
          <w:rFonts w:ascii="宋体" w:hAnsi="宋体" w:eastAsia="宋体"/>
          <w:b w:val="0"/>
          <w:sz w:val="24"/>
        </w:rPr>
        <w:t>-</w:t>
      </w:r>
      <w:r>
        <w:rPr>
          <w:rFonts w:ascii="Times New Roman" w:hAnsi="Times New Roman" w:eastAsia="Times New Roman"/>
          <w:b w:val="0"/>
          <w:sz w:val="24"/>
        </w:rPr>
        <w:t>starter</w:t>
      </w:r>
      <w:r>
        <w:rPr>
          <w:rFonts w:ascii="宋体" w:hAnsi="宋体" w:eastAsia="宋体"/>
          <w:b w:val="0"/>
          <w:sz w:val="24"/>
        </w:rPr>
        <w:t>-</w:t>
      </w:r>
      <w:r>
        <w:rPr>
          <w:rFonts w:ascii="Times New Roman" w:hAnsi="Times New Roman" w:eastAsia="Times New Roman"/>
          <w:b w:val="0"/>
          <w:sz w:val="24"/>
        </w:rPr>
        <w:t>data</w:t>
      </w:r>
      <w:r>
        <w:rPr>
          <w:rFonts w:ascii="宋体" w:hAnsi="宋体" w:eastAsia="宋体"/>
          <w:b w:val="0"/>
          <w:sz w:val="24"/>
        </w:rPr>
        <w:t>-</w:t>
      </w:r>
      <w:r>
        <w:rPr>
          <w:rFonts w:ascii="Times New Roman" w:hAnsi="Times New Roman" w:eastAsia="Times New Roman"/>
          <w:b w:val="0"/>
          <w:sz w:val="24"/>
        </w:rPr>
        <w:t>jpa</w:t>
      </w:r>
      <w:r>
        <w:rPr>
          <w:rFonts w:ascii="宋体" w:hAnsi="宋体" w:eastAsia="宋体"/>
          <w:b w:val="0"/>
          <w:sz w:val="24"/>
        </w:rPr>
        <w:t>也牵上，数据层面的持久化操作也就顺手得多。</w:t>
      </w: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r>
        <w:rPr>
          <w:rFonts w:ascii="宋体" w:hAnsi="宋体" w:eastAsia="宋体"/>
          <w:b w:val="0"/>
          <w:sz w:val="24"/>
        </w:rPr>
        <w:t>还有一项自动配置的本事，眼光很准——它会自己去看项目里都添了哪些依赖，然后悄悄把大部分的配置工作替你理好。这样一来，开发者就能把心思差不多都收拢在业务逻辑的实现上头，不必把精力平白消耗在反复摆弄那些</w:t>
      </w:r>
      <w:r>
        <w:rPr>
          <w:rFonts w:ascii="Times New Roman" w:hAnsi="Times New Roman" w:eastAsia="Times New Roman"/>
          <w:b w:val="0"/>
          <w:sz w:val="24"/>
        </w:rPr>
        <w:t>XML</w:t>
      </w:r>
      <w:r>
        <w:rPr>
          <w:rFonts w:ascii="宋体" w:hAnsi="宋体" w:eastAsia="宋体"/>
          <w:b w:val="0"/>
          <w:sz w:val="24"/>
        </w:rPr>
        <w:t>文件上。</w:t>
      </w:r>
    </w:p>
    <w:p w14:paraId="38FEBA3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框架还自带了</w:t>
      </w:r>
      <w:r>
        <w:rPr>
          <w:rFonts w:ascii="Times New Roman" w:hAnsi="Times New Roman" w:eastAsia="Times New Roman"/>
          <w:b w:val="0"/>
          <w:sz w:val="24"/>
        </w:rPr>
        <w:t>actuator</w:t>
      </w:r>
      <w:r>
        <w:rPr>
          <w:rFonts w:ascii="宋体" w:hAnsi="宋体" w:eastAsia="宋体"/>
          <w:b w:val="0"/>
          <w:sz w:val="24"/>
        </w:rPr>
        <w:t>这个模块，专门备下了一些跑在生产环境里才知珍贵的东西，比如健康检查和性能监控的端点。运维人员靠着它，就好比有了一面能随时窥探系统运行状态的镜子，心里能有个底。另外，</w:t>
      </w: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r>
        <w:rPr>
          <w:rFonts w:ascii="宋体" w:hAnsi="宋体" w:eastAsia="宋体"/>
          <w:b w:val="0"/>
          <w:sz w:val="24"/>
        </w:rPr>
        <w:t>在多环境配置方面也想得很周到。它有办法让你通过</w:t>
      </w:r>
      <w:r>
        <w:rPr>
          <w:rFonts w:ascii="Times New Roman" w:hAnsi="Times New Roman" w:eastAsia="Times New Roman"/>
          <w:b w:val="0"/>
          <w:sz w:val="24"/>
        </w:rPr>
        <w:t>application</w:t>
      </w:r>
      <w:r>
        <w:rPr>
          <w:rFonts w:ascii="宋体" w:hAnsi="宋体" w:eastAsia="宋体"/>
          <w:b w:val="0"/>
          <w:sz w:val="24"/>
        </w:rPr>
        <w:t>-</w:t>
      </w:r>
      <w:r>
        <w:rPr>
          <w:rFonts w:ascii="Times New Roman" w:hAnsi="Times New Roman" w:eastAsia="Times New Roman"/>
          <w:b w:val="0"/>
          <w:sz w:val="24"/>
        </w:rPr>
        <w:t>dev</w:t>
      </w:r>
      <w:r>
        <w:rPr>
          <w:rFonts w:ascii="宋体" w:hAnsi="宋体" w:eastAsia="宋体"/>
          <w:b w:val="0"/>
          <w:sz w:val="24"/>
        </w:rPr>
        <w:t>.</w:t>
      </w:r>
      <w:r>
        <w:rPr>
          <w:rFonts w:ascii="Times New Roman" w:hAnsi="Times New Roman" w:eastAsia="Times New Roman"/>
          <w:b w:val="0"/>
          <w:sz w:val="24"/>
        </w:rPr>
        <w:t>yml</w:t>
      </w:r>
      <w:r>
        <w:rPr>
          <w:rFonts w:ascii="宋体" w:hAnsi="宋体" w:eastAsia="宋体"/>
          <w:b w:val="0"/>
          <w:sz w:val="24"/>
        </w:rPr>
        <w:t>、</w:t>
      </w:r>
      <w:r>
        <w:rPr>
          <w:rFonts w:ascii="Times New Roman" w:hAnsi="Times New Roman" w:eastAsia="Times New Roman"/>
          <w:b w:val="0"/>
          <w:sz w:val="24"/>
        </w:rPr>
        <w:t>application</w:t>
      </w:r>
      <w:r>
        <w:rPr>
          <w:rFonts w:ascii="宋体" w:hAnsi="宋体" w:eastAsia="宋体"/>
          <w:b w:val="0"/>
          <w:sz w:val="24"/>
        </w:rPr>
        <w:t>-</w:t>
      </w:r>
      <w:r>
        <w:rPr>
          <w:rFonts w:ascii="Times New Roman" w:hAnsi="Times New Roman" w:eastAsia="Times New Roman"/>
          <w:b w:val="0"/>
          <w:sz w:val="24"/>
        </w:rPr>
        <w:t>prod</w:t>
      </w:r>
      <w:r>
        <w:rPr>
          <w:rFonts w:ascii="宋体" w:hAnsi="宋体" w:eastAsia="宋体"/>
          <w:b w:val="0"/>
          <w:sz w:val="24"/>
        </w:rPr>
        <w:t>.</w:t>
      </w:r>
      <w:r>
        <w:rPr>
          <w:rFonts w:ascii="Times New Roman" w:hAnsi="Times New Roman" w:eastAsia="Times New Roman"/>
          <w:b w:val="0"/>
          <w:sz w:val="24"/>
        </w:rPr>
        <w:t>yml</w:t>
      </w:r>
      <w:r>
        <w:rPr>
          <w:rFonts w:ascii="宋体" w:hAnsi="宋体" w:eastAsia="宋体"/>
          <w:b w:val="0"/>
          <w:sz w:val="24"/>
        </w:rPr>
        <w:t>这样不同的配置文件，在开发、测试和生产这些环境之间轻巧地来回切换。于是，系统在哪个阶段该稳稳当当地跑，它就能在那个阶段稳稳当当地立住。</w:t>
      </w:r>
    </w:p>
    <w:p w14:paraId="1F3A3CE0"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183E2B01"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 xml:space="preserve"> </w:t>
      </w:r>
      <w:r>
        <w:rPr>
          <w:rFonts w:ascii="Times New Roman" w:hAnsi="Times New Roman" w:eastAsia="Times New Roman"/>
          <w:b/>
          <w:sz w:val="24"/>
        </w:rPr>
        <w:t>MyBatis</w:t>
      </w:r>
      <w:r>
        <w:rPr>
          <w:rFonts w:ascii="宋体" w:hAnsi="宋体" w:eastAsia="宋体"/>
          <w:b/>
          <w:sz w:val="24"/>
        </w:rPr>
        <w:t>-</w:t>
      </w:r>
      <w:r>
        <w:rPr>
          <w:rFonts w:ascii="Times New Roman" w:hAnsi="Times New Roman" w:eastAsia="Times New Roman"/>
          <w:b/>
          <w:sz w:val="24"/>
        </w:rPr>
        <w:t>Plus</w:t>
      </w:r>
      <w:r>
        <w:rPr>
          <w:rFonts w:ascii="宋体" w:hAnsi="宋体" w:eastAsia="宋体"/>
          <w:b/>
          <w:sz w:val="24"/>
        </w:rPr>
        <w:t>持久层框架</w:t>
      </w:r>
    </w:p>
    <w:p w14:paraId="24047FBC"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MyBatis</w:t>
      </w:r>
      <w:r>
        <w:rPr>
          <w:rFonts w:ascii="宋体" w:hAnsi="宋体" w:eastAsia="宋体"/>
          <w:b w:val="0"/>
          <w:sz w:val="24"/>
        </w:rPr>
        <w:t>-</w:t>
      </w:r>
      <w:r>
        <w:rPr>
          <w:rFonts w:ascii="Times New Roman" w:hAnsi="Times New Roman" w:eastAsia="Times New Roman"/>
          <w:b w:val="0"/>
          <w:sz w:val="24"/>
        </w:rPr>
        <w:t>Plus</w:t>
      </w:r>
      <w:r>
        <w:rPr>
          <w:rFonts w:ascii="宋体" w:hAnsi="宋体" w:eastAsia="宋体"/>
          <w:b w:val="0"/>
          <w:sz w:val="24"/>
        </w:rPr>
        <w:t>，简单说就是在</w:t>
      </w:r>
      <w:r>
        <w:rPr>
          <w:rFonts w:ascii="Times New Roman" w:hAnsi="Times New Roman" w:eastAsia="Times New Roman"/>
          <w:b w:val="0"/>
          <w:sz w:val="24"/>
        </w:rPr>
        <w:t>MyBatis</w:t>
      </w:r>
      <w:r>
        <w:rPr>
          <w:rFonts w:ascii="宋体" w:hAnsi="宋体" w:eastAsia="宋体"/>
          <w:b w:val="0"/>
          <w:sz w:val="24"/>
        </w:rPr>
        <w:t>的肩膀上又往上拔了一截。</w:t>
      </w:r>
      <w:r>
        <w:rPr>
          <w:rFonts w:ascii="Times New Roman" w:hAnsi="Times New Roman" w:eastAsia="Times New Roman"/>
          <w:b w:val="0"/>
          <w:sz w:val="24"/>
        </w:rPr>
        <w:t>MyBatis</w:t>
      </w:r>
      <w:r>
        <w:rPr>
          <w:rFonts w:ascii="宋体" w:hAnsi="宋体" w:eastAsia="宋体"/>
          <w:b w:val="0"/>
          <w:sz w:val="24"/>
        </w:rPr>
        <w:t>原本那些看家的本事，它一样不少地都兜住了，偏偏又往前探了一步，给出了一套更省心、也更顺手的</w:t>
      </w:r>
      <w:r>
        <w:rPr>
          <w:rFonts w:ascii="Times New Roman" w:hAnsi="Times New Roman" w:eastAsia="Times New Roman"/>
          <w:b w:val="0"/>
          <w:sz w:val="24"/>
        </w:rPr>
        <w:t>CRUD</w:t>
      </w:r>
      <w:r>
        <w:rPr>
          <w:rFonts w:ascii="宋体" w:hAnsi="宋体" w:eastAsia="宋体"/>
          <w:b w:val="0"/>
          <w:sz w:val="24"/>
        </w:rPr>
        <w:t>操作接口。要是回头去看原生的</w:t>
      </w:r>
      <w:r>
        <w:rPr>
          <w:rFonts w:ascii="Times New Roman" w:hAnsi="Times New Roman" w:eastAsia="Times New Roman"/>
          <w:b w:val="0"/>
          <w:sz w:val="24"/>
        </w:rPr>
        <w:t>MyBatis</w:t>
      </w:r>
      <w:r>
        <w:rPr>
          <w:rFonts w:ascii="宋体" w:hAnsi="宋体" w:eastAsia="宋体"/>
          <w:b w:val="0"/>
          <w:sz w:val="24"/>
        </w:rPr>
        <w:t>，开发者往往要面对大批的</w:t>
      </w:r>
      <w:r>
        <w:rPr>
          <w:rFonts w:ascii="Times New Roman" w:hAnsi="Times New Roman" w:eastAsia="Times New Roman"/>
          <w:b w:val="0"/>
          <w:sz w:val="24"/>
        </w:rPr>
        <w:t>XML</w:t>
      </w:r>
      <w:r>
        <w:rPr>
          <w:rFonts w:ascii="宋体" w:hAnsi="宋体" w:eastAsia="宋体"/>
          <w:b w:val="0"/>
          <w:sz w:val="24"/>
        </w:rPr>
        <w:t>映射文件，再一条条去抠</w:t>
      </w:r>
      <w:r>
        <w:rPr>
          <w:rFonts w:ascii="Times New Roman" w:hAnsi="Times New Roman" w:eastAsia="Times New Roman"/>
          <w:b w:val="0"/>
          <w:sz w:val="24"/>
        </w:rPr>
        <w:t>SQL</w:t>
      </w:r>
      <w:r>
        <w:rPr>
          <w:rFonts w:ascii="宋体" w:hAnsi="宋体" w:eastAsia="宋体"/>
          <w:b w:val="0"/>
          <w:sz w:val="24"/>
        </w:rPr>
        <w:t>语句，这些活计细碎、磨人，也容易出错。</w:t>
      </w:r>
      <w:r>
        <w:rPr>
          <w:rFonts w:ascii="Times New Roman" w:hAnsi="Times New Roman" w:eastAsia="Times New Roman"/>
          <w:b w:val="0"/>
          <w:sz w:val="24"/>
        </w:rPr>
        <w:t>MyBatis</w:t>
      </w:r>
      <w:r>
        <w:rPr>
          <w:rFonts w:ascii="宋体" w:hAnsi="宋体" w:eastAsia="宋体"/>
          <w:b w:val="0"/>
          <w:sz w:val="24"/>
        </w:rPr>
        <w:t>-</w:t>
      </w:r>
      <w:r>
        <w:rPr>
          <w:rFonts w:ascii="Times New Roman" w:hAnsi="Times New Roman" w:eastAsia="Times New Roman"/>
          <w:b w:val="0"/>
          <w:sz w:val="24"/>
        </w:rPr>
        <w:t>Plus</w:t>
      </w:r>
      <w:r>
        <w:rPr>
          <w:rFonts w:ascii="宋体" w:hAnsi="宋体" w:eastAsia="宋体"/>
          <w:b w:val="0"/>
          <w:sz w:val="24"/>
        </w:rPr>
        <w:t>换了个思路：用代码生成器，再把通用</w:t>
      </w:r>
      <w:r>
        <w:rPr>
          <w:rFonts w:ascii="Times New Roman" w:hAnsi="Times New Roman" w:eastAsia="Times New Roman"/>
          <w:b w:val="0"/>
          <w:sz w:val="24"/>
        </w:rPr>
        <w:t>Mapper</w:t>
      </w:r>
      <w:r>
        <w:rPr>
          <w:rFonts w:ascii="宋体" w:hAnsi="宋体" w:eastAsia="宋体"/>
          <w:b w:val="0"/>
          <w:sz w:val="24"/>
        </w:rPr>
        <w:t>接口往外一铺，大把重复的编码工作就被替掉了。你眼看着那些翻来覆去差不太多的代码被压成一丁点儿，开发的步子自然就迈得轻快了。</w:t>
      </w:r>
    </w:p>
    <w:p w14:paraId="5BA515E1"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本系统把数据访问这一层压在了</w:t>
      </w:r>
      <w:r>
        <w:rPr>
          <w:rFonts w:ascii="Times New Roman" w:hAnsi="Times New Roman" w:eastAsia="Times New Roman"/>
          <w:b w:val="0"/>
          <w:sz w:val="24"/>
        </w:rPr>
        <w:t>MyBatis</w:t>
      </w:r>
      <w:r>
        <w:rPr>
          <w:rFonts w:ascii="宋体" w:hAnsi="宋体" w:eastAsia="宋体"/>
          <w:b w:val="0"/>
          <w:sz w:val="24"/>
        </w:rPr>
        <w:t>-</w:t>
      </w:r>
      <w:r>
        <w:rPr>
          <w:rFonts w:ascii="Times New Roman" w:hAnsi="Times New Roman" w:eastAsia="Times New Roman"/>
          <w:b w:val="0"/>
          <w:sz w:val="24"/>
        </w:rPr>
        <w:t>Plus</w:t>
      </w:r>
      <w:r>
        <w:rPr>
          <w:rFonts w:ascii="宋体" w:hAnsi="宋体" w:eastAsia="宋体"/>
          <w:b w:val="0"/>
          <w:sz w:val="24"/>
        </w:rPr>
        <w:t>上，看重的，主要是这么几样本事。</w:t>
      </w:r>
    </w:p>
    <w:p w14:paraId="6745369F" w14:textId="77777777" w:rsidR="004E229F" w:rsidRDefault="00000000">
      <w:pPr>
        <w:spacing w:line="360" w:lineRule="auto" w:before="0" w:after="0"/>
        <w:jc w:val="both"/>
        <w:rPr>
          <w:color w:val="000000" w:themeColor="text1"/>
          <w:sz w:val="24"/>
        </w:rPr>
      </w:pPr>
      <w:r>
        <w:rPr>
          <w:rFonts w:ascii="宋体" w:hAnsi="宋体" w:eastAsia="宋体"/>
          <w:b w:val="0"/>
          <w:sz w:val="24"/>
        </w:rPr>
        <w:t>第一样，是它那个条件构造器，叫</w:t>
      </w:r>
      <w:r>
        <w:rPr>
          <w:rFonts w:ascii="Times New Roman" w:hAnsi="Times New Roman" w:eastAsia="Times New Roman"/>
          <w:b w:val="0"/>
          <w:sz w:val="24"/>
        </w:rPr>
        <w:t>EntityWrapper</w:t>
      </w:r>
      <w:r>
        <w:rPr>
          <w:rFonts w:ascii="宋体" w:hAnsi="宋体" w:eastAsia="宋体"/>
          <w:b w:val="0"/>
          <w:sz w:val="24"/>
        </w:rPr>
        <w:t>。这东西用起来有种链式往下走的畅快劲儿，复杂的查询条件，可以一节一节搭出来，脑子里怎么想，链子就怎么接，不大会因为手写</w:t>
      </w:r>
      <w:r>
        <w:rPr>
          <w:rFonts w:ascii="Times New Roman" w:hAnsi="Times New Roman" w:eastAsia="Times New Roman"/>
          <w:b w:val="0"/>
          <w:sz w:val="24"/>
        </w:rPr>
        <w:t>SQL</w:t>
      </w:r>
      <w:r>
        <w:rPr>
          <w:rFonts w:ascii="宋体" w:hAnsi="宋体" w:eastAsia="宋体"/>
          <w:b w:val="0"/>
          <w:sz w:val="24"/>
        </w:rPr>
        <w:t>而掺进些拼写上的风险或是逻辑上的疏漏。第二个，是框架自己内里就带好的分页插件。分页这件事，不同数据库的语法多少有点脾气上的差别，若是一个个去迁就，也挺费神。这个插件的好处就在于，只需简简单单配一下，它就能替你做出物理分页，并且在底层悄没声儿地把那些语法差异给抹平了。还有一个很出活儿的本事，是它的代码生成器。对着数据库里的表结构，它就能自动把</w:t>
      </w:r>
      <w:r>
        <w:rPr>
          <w:rFonts w:ascii="Times New Roman" w:hAnsi="Times New Roman" w:eastAsia="Times New Roman"/>
          <w:b w:val="0"/>
          <w:sz w:val="24"/>
        </w:rPr>
        <w:t>Entity</w:t>
      </w:r>
      <w:r>
        <w:rPr>
          <w:rFonts w:ascii="宋体" w:hAnsi="宋体" w:eastAsia="宋体"/>
          <w:b w:val="0"/>
          <w:sz w:val="24"/>
        </w:rPr>
        <w:t>、</w:t>
      </w:r>
      <w:r>
        <w:rPr>
          <w:rFonts w:ascii="Times New Roman" w:hAnsi="Times New Roman" w:eastAsia="Times New Roman"/>
          <w:b w:val="0"/>
          <w:sz w:val="24"/>
        </w:rPr>
        <w:t>Mapper</w:t>
      </w:r>
      <w:r>
        <w:rPr>
          <w:rFonts w:ascii="宋体" w:hAnsi="宋体" w:eastAsia="宋体"/>
          <w:b w:val="0"/>
          <w:sz w:val="24"/>
        </w:rPr>
        <w:t>、</w:t>
      </w:r>
      <w:r>
        <w:rPr>
          <w:rFonts w:ascii="Times New Roman" w:hAnsi="Times New Roman" w:eastAsia="Times New Roman"/>
          <w:b w:val="0"/>
          <w:sz w:val="24"/>
        </w:rPr>
        <w:t>Service</w:t>
      </w:r>
      <w:r>
        <w:rPr>
          <w:rFonts w:ascii="宋体" w:hAnsi="宋体" w:eastAsia="宋体"/>
          <w:b w:val="0"/>
          <w:sz w:val="24"/>
        </w:rPr>
        <w:t>、</w:t>
      </w:r>
      <w:r>
        <w:rPr>
          <w:rFonts w:ascii="Times New Roman" w:hAnsi="Times New Roman" w:eastAsia="Times New Roman"/>
          <w:b w:val="0"/>
          <w:sz w:val="24"/>
        </w:rPr>
        <w:t>Controller</w:t>
      </w:r>
      <w:r>
        <w:rPr>
          <w:rFonts w:ascii="宋体" w:hAnsi="宋体" w:eastAsia="宋体"/>
          <w:b w:val="0"/>
          <w:sz w:val="24"/>
        </w:rPr>
        <w:t>这一层层的代码都给你生出来。骨架一下子就有了，开发者便能省下大把搭建的功夫，早一点把心力都投到业务逻辑的那一片里去。</w:t>
      </w:r>
    </w:p>
    <w:p w14:paraId="654D627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落到系统具体的业务模块上，房屋信息的查询、用户的增删改查、预约记录这些日常操作，底层都稳稳地靠着</w:t>
      </w:r>
      <w:r>
        <w:rPr>
          <w:rFonts w:ascii="Times New Roman" w:hAnsi="Times New Roman" w:eastAsia="Times New Roman"/>
          <w:b w:val="0"/>
          <w:sz w:val="24"/>
        </w:rPr>
        <w:t>MyBatis</w:t>
      </w:r>
      <w:r>
        <w:rPr>
          <w:rFonts w:ascii="宋体" w:hAnsi="宋体" w:eastAsia="宋体"/>
          <w:b w:val="0"/>
          <w:sz w:val="24"/>
        </w:rPr>
        <w:t>-</w:t>
      </w:r>
      <w:r>
        <w:rPr>
          <w:rFonts w:ascii="Times New Roman" w:hAnsi="Times New Roman" w:eastAsia="Times New Roman"/>
          <w:b w:val="0"/>
          <w:sz w:val="24"/>
        </w:rPr>
        <w:t>Plus</w:t>
      </w:r>
      <w:r>
        <w:rPr>
          <w:rFonts w:ascii="宋体" w:hAnsi="宋体" w:eastAsia="宋体"/>
          <w:b w:val="0"/>
          <w:sz w:val="24"/>
        </w:rPr>
        <w:t>提供的基础</w:t>
      </w:r>
      <w:r>
        <w:rPr>
          <w:rFonts w:ascii="Times New Roman" w:hAnsi="Times New Roman" w:eastAsia="Times New Roman"/>
          <w:b w:val="0"/>
          <w:sz w:val="24"/>
        </w:rPr>
        <w:t>CRUD</w:t>
      </w:r>
      <w:r>
        <w:rPr>
          <w:rFonts w:ascii="宋体" w:hAnsi="宋体" w:eastAsia="宋体"/>
          <w:b w:val="0"/>
          <w:sz w:val="24"/>
        </w:rPr>
        <w:t>方法在跑。这些都是它伺候得最顺手的地方。当然，总会碰到一些更费脑子的查询，像是让用户从租金、户型、地段、朝向好几个维度组合着去筛房源，又或者是做一些统计分析的活儿。碰到这种时候，现成的通用法子就有点不够使了，系统便老老实实地求助于自定义的</w:t>
      </w:r>
      <w:r>
        <w:rPr>
          <w:rFonts w:ascii="Times New Roman" w:hAnsi="Times New Roman" w:eastAsia="Times New Roman"/>
          <w:b w:val="0"/>
          <w:sz w:val="24"/>
        </w:rPr>
        <w:t>SQL</w:t>
      </w:r>
      <w:r>
        <w:rPr>
          <w:rFonts w:ascii="宋体" w:hAnsi="宋体" w:eastAsia="宋体"/>
          <w:b w:val="0"/>
          <w:sz w:val="24"/>
        </w:rPr>
        <w:t>语句。好在</w:t>
      </w:r>
      <w:r>
        <w:rPr>
          <w:rFonts w:ascii="Times New Roman" w:hAnsi="Times New Roman" w:eastAsia="Times New Roman"/>
          <w:b w:val="0"/>
          <w:sz w:val="24"/>
        </w:rPr>
        <w:t>MyBatis</w:t>
      </w:r>
      <w:r>
        <w:rPr>
          <w:rFonts w:ascii="宋体" w:hAnsi="宋体" w:eastAsia="宋体"/>
          <w:b w:val="0"/>
          <w:sz w:val="24"/>
        </w:rPr>
        <w:t>-</w:t>
      </w:r>
      <w:r>
        <w:rPr>
          <w:rFonts w:ascii="Times New Roman" w:hAnsi="Times New Roman" w:eastAsia="Times New Roman"/>
          <w:b w:val="0"/>
          <w:sz w:val="24"/>
        </w:rPr>
        <w:t>Plus</w:t>
      </w:r>
      <w:r>
        <w:rPr>
          <w:rFonts w:ascii="宋体" w:hAnsi="宋体" w:eastAsia="宋体"/>
          <w:b w:val="0"/>
          <w:sz w:val="24"/>
        </w:rPr>
        <w:t>的灵活性就摆在那里：它既容许你用注解把</w:t>
      </w:r>
      <w:r>
        <w:rPr>
          <w:rFonts w:ascii="Times New Roman" w:hAnsi="Times New Roman" w:eastAsia="Times New Roman"/>
          <w:b w:val="0"/>
          <w:sz w:val="24"/>
        </w:rPr>
        <w:t>SQL</w:t>
      </w:r>
      <w:r>
        <w:rPr>
          <w:rFonts w:ascii="宋体" w:hAnsi="宋体" w:eastAsia="宋体"/>
          <w:b w:val="0"/>
          <w:sz w:val="24"/>
        </w:rPr>
        <w:t>直接标在方法上，也不反对你规规矩矩回到</w:t>
      </w:r>
      <w:r>
        <w:rPr>
          <w:rFonts w:ascii="Times New Roman" w:hAnsi="Times New Roman" w:eastAsia="Times New Roman"/>
          <w:b w:val="0"/>
          <w:sz w:val="24"/>
        </w:rPr>
        <w:t>XML</w:t>
      </w:r>
      <w:r>
        <w:rPr>
          <w:rFonts w:ascii="宋体" w:hAnsi="宋体" w:eastAsia="宋体"/>
          <w:b w:val="0"/>
          <w:sz w:val="24"/>
        </w:rPr>
        <w:t>里去细细地写。这一份兼容的心性，让它在面对不同开发场景时，手里总能有合用的牌可打。</w:t>
      </w:r>
    </w:p>
    <w:p w14:paraId="64C6DD2C"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3C1FC371"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3</w:t>
      </w:r>
      <w:r>
        <w:rPr>
          <w:rFonts w:ascii="宋体" w:hAnsi="宋体" w:eastAsia="宋体"/>
          <w:b/>
          <w:sz w:val="24"/>
        </w:rPr>
        <w:t xml:space="preserve"> </w:t>
      </w:r>
      <w:r>
        <w:rPr>
          <w:rFonts w:ascii="Times New Roman" w:hAnsi="Times New Roman" w:eastAsia="Times New Roman"/>
          <w:b/>
          <w:sz w:val="24"/>
        </w:rPr>
        <w:t>Maven</w:t>
      </w:r>
      <w:r>
        <w:rPr>
          <w:rFonts w:ascii="宋体" w:hAnsi="宋体" w:eastAsia="宋体"/>
          <w:b/>
          <w:sz w:val="24"/>
        </w:rPr>
        <w:t>项目管理工具</w:t>
      </w:r>
    </w:p>
    <w:p w14:paraId="29999374"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Maven</w:t>
      </w:r>
      <w:r>
        <w:rPr>
          <w:rFonts w:ascii="宋体" w:hAnsi="宋体" w:eastAsia="宋体"/>
          <w:b w:val="0"/>
          <w:sz w:val="24"/>
        </w:rPr>
        <w:t>，在</w:t>
      </w:r>
      <w:r>
        <w:rPr>
          <w:rFonts w:ascii="Times New Roman" w:hAnsi="Times New Roman" w:eastAsia="Times New Roman"/>
          <w:b w:val="0"/>
          <w:sz w:val="24"/>
        </w:rPr>
        <w:t>Java</w:t>
      </w:r>
      <w:r>
        <w:rPr>
          <w:rFonts w:ascii="宋体" w:hAnsi="宋体" w:eastAsia="宋体"/>
          <w:b w:val="0"/>
          <w:sz w:val="24"/>
        </w:rPr>
        <w:t>生态里头，早就是人手一把的项目管理和构建工具了。它核心的做派，是靠一个</w:t>
      </w:r>
      <w:r>
        <w:rPr>
          <w:rFonts w:ascii="Times New Roman" w:hAnsi="Times New Roman" w:eastAsia="Times New Roman"/>
          <w:b w:val="0"/>
          <w:sz w:val="24"/>
        </w:rPr>
        <w:t>pom</w:t>
      </w:r>
      <w:r>
        <w:rPr>
          <w:rFonts w:ascii="宋体" w:hAnsi="宋体" w:eastAsia="宋体"/>
          <w:b w:val="0"/>
          <w:sz w:val="24"/>
        </w:rPr>
        <w:t>.</w:t>
      </w:r>
      <w:r>
        <w:rPr>
          <w:rFonts w:ascii="Times New Roman" w:hAnsi="Times New Roman" w:eastAsia="Times New Roman"/>
          <w:b w:val="0"/>
          <w:sz w:val="24"/>
        </w:rPr>
        <w:t>xml</w:t>
      </w:r>
      <w:r>
        <w:rPr>
          <w:rFonts w:ascii="宋体" w:hAnsi="宋体" w:eastAsia="宋体"/>
          <w:b w:val="0"/>
          <w:sz w:val="24"/>
        </w:rPr>
        <w:t>文件，把项目的依赖、构建的流程，还有那些零零碎碎的插件配置，都拢在一处，统统一管到底。搁在从前，开发者得自己手动去下载那些</w:t>
      </w:r>
      <w:r>
        <w:rPr>
          <w:rFonts w:ascii="Times New Roman" w:hAnsi="Times New Roman" w:eastAsia="Times New Roman"/>
          <w:b w:val="0"/>
          <w:sz w:val="24"/>
        </w:rPr>
        <w:t>JAR</w:t>
      </w:r>
      <w:r>
        <w:rPr>
          <w:rFonts w:ascii="宋体" w:hAnsi="宋体" w:eastAsia="宋体"/>
          <w:b w:val="0"/>
          <w:sz w:val="24"/>
        </w:rPr>
        <w:t>包，再一个一个地把</w:t>
      </w:r>
      <w:r>
        <w:rPr>
          <w:rFonts w:ascii="Times New Roman" w:hAnsi="Times New Roman" w:eastAsia="Times New Roman"/>
          <w:b w:val="0"/>
          <w:sz w:val="24"/>
        </w:rPr>
        <w:t>classpath</w:t>
      </w:r>
      <w:r>
        <w:rPr>
          <w:rFonts w:ascii="宋体" w:hAnsi="宋体" w:eastAsia="宋体"/>
          <w:b w:val="0"/>
          <w:sz w:val="24"/>
        </w:rPr>
        <w:t>给配好——过程里版本打架、依赖漏掉这类烦心事，简直没个消停。</w:t>
      </w:r>
      <w:r>
        <w:rPr>
          <w:rFonts w:ascii="Times New Roman" w:hAnsi="Times New Roman" w:eastAsia="Times New Roman"/>
          <w:b w:val="0"/>
          <w:sz w:val="24"/>
        </w:rPr>
        <w:t>Maven</w:t>
      </w:r>
      <w:r>
        <w:rPr>
          <w:rFonts w:ascii="宋体" w:hAnsi="宋体" w:eastAsia="宋体"/>
          <w:b w:val="0"/>
          <w:sz w:val="24"/>
        </w:rPr>
        <w:t>一来，局面就两样了：它能自动去捋顺依赖之间的关系，然后悄悄地从中央仓库把该用的类库都拽下来，版本冲撞和依赖缺失这俩老冤家，算是被挡在了门外。</w:t>
      </w:r>
    </w:p>
    <w:p w14:paraId="03BA94F9"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本系统后端那一摊子的依赖，全交由</w:t>
      </w:r>
      <w:r>
        <w:rPr>
          <w:rFonts w:ascii="Times New Roman" w:hAnsi="Times New Roman" w:eastAsia="Times New Roman"/>
          <w:b w:val="0"/>
          <w:sz w:val="24"/>
        </w:rPr>
        <w:t>Maven</w:t>
      </w:r>
      <w:r>
        <w:rPr>
          <w:rFonts w:ascii="宋体" w:hAnsi="宋体" w:eastAsia="宋体"/>
          <w:b w:val="0"/>
          <w:sz w:val="24"/>
        </w:rPr>
        <w:t>来管着。</w:t>
      </w:r>
      <w:r>
        <w:rPr>
          <w:rFonts w:ascii="Times New Roman" w:hAnsi="Times New Roman" w:eastAsia="Times New Roman"/>
          <w:b w:val="0"/>
          <w:sz w:val="24"/>
        </w:rPr>
        <w:t>SpringBoot</w:t>
      </w:r>
      <w:r>
        <w:rPr>
          <w:rFonts w:ascii="宋体" w:hAnsi="宋体" w:eastAsia="宋体"/>
          <w:b w:val="0"/>
          <w:sz w:val="24"/>
        </w:rPr>
        <w:t>也好，</w:t>
      </w:r>
      <w:r>
        <w:rPr>
          <w:rFonts w:ascii="Times New Roman" w:hAnsi="Times New Roman" w:eastAsia="Times New Roman"/>
          <w:b w:val="0"/>
          <w:sz w:val="24"/>
        </w:rPr>
        <w:t>MyBatis</w:t>
      </w:r>
      <w:r>
        <w:rPr>
          <w:rFonts w:ascii="宋体" w:hAnsi="宋体" w:eastAsia="宋体"/>
          <w:b w:val="0"/>
          <w:sz w:val="24"/>
        </w:rPr>
        <w:t>-</w:t>
      </w:r>
      <w:r>
        <w:rPr>
          <w:rFonts w:ascii="Times New Roman" w:hAnsi="Times New Roman" w:eastAsia="Times New Roman"/>
          <w:b w:val="0"/>
          <w:sz w:val="24"/>
        </w:rPr>
        <w:t>Plus</w:t>
      </w:r>
      <w:r>
        <w:rPr>
          <w:rFonts w:ascii="宋体" w:hAnsi="宋体" w:eastAsia="宋体"/>
          <w:b w:val="0"/>
          <w:sz w:val="24"/>
        </w:rPr>
        <w:t>也罢，还有</w:t>
      </w:r>
      <w:r>
        <w:rPr>
          <w:rFonts w:ascii="Times New Roman" w:hAnsi="Times New Roman" w:eastAsia="Times New Roman"/>
          <w:b w:val="0"/>
          <w:sz w:val="24"/>
        </w:rPr>
        <w:t>MySQL</w:t>
      </w:r>
      <w:r>
        <w:rPr>
          <w:rFonts w:ascii="宋体" w:hAnsi="宋体" w:eastAsia="宋体"/>
          <w:b w:val="0"/>
          <w:sz w:val="24"/>
        </w:rPr>
        <w:t>的驱动、</w:t>
      </w:r>
      <w:r>
        <w:rPr>
          <w:rFonts w:ascii="Times New Roman" w:hAnsi="Times New Roman" w:eastAsia="Times New Roman"/>
          <w:b w:val="0"/>
          <w:sz w:val="24"/>
        </w:rPr>
        <w:t>JSON</w:t>
      </w:r>
      <w:r>
        <w:rPr>
          <w:rFonts w:ascii="宋体" w:hAnsi="宋体" w:eastAsia="宋体"/>
          <w:b w:val="0"/>
          <w:sz w:val="24"/>
        </w:rPr>
        <w:t>处理的库，乃至各种零碎的组件——无非都是在</w:t>
      </w:r>
      <w:r>
        <w:rPr>
          <w:rFonts w:ascii="Times New Roman" w:hAnsi="Times New Roman" w:eastAsia="Times New Roman"/>
          <w:b w:val="0"/>
          <w:sz w:val="24"/>
        </w:rPr>
        <w:t>pom</w:t>
      </w:r>
      <w:r>
        <w:rPr>
          <w:rFonts w:ascii="宋体" w:hAnsi="宋体" w:eastAsia="宋体"/>
          <w:b w:val="0"/>
          <w:sz w:val="24"/>
        </w:rPr>
        <w:t>.</w:t>
      </w:r>
      <w:r>
        <w:rPr>
          <w:rFonts w:ascii="Times New Roman" w:hAnsi="Times New Roman" w:eastAsia="Times New Roman"/>
          <w:b w:val="0"/>
          <w:sz w:val="24"/>
        </w:rPr>
        <w:t>xml</w:t>
      </w:r>
      <w:r>
        <w:rPr>
          <w:rFonts w:ascii="宋体" w:hAnsi="宋体" w:eastAsia="宋体"/>
          <w:b w:val="0"/>
          <w:sz w:val="24"/>
        </w:rPr>
        <w:t>里老实声明一下坐标和版本号，</w:t>
      </w:r>
      <w:r>
        <w:rPr>
          <w:rFonts w:ascii="Times New Roman" w:hAnsi="Times New Roman" w:eastAsia="Times New Roman"/>
          <w:b w:val="0"/>
          <w:sz w:val="24"/>
        </w:rPr>
        <w:t>Maven</w:t>
      </w:r>
      <w:r>
        <w:rPr>
          <w:rFonts w:ascii="宋体" w:hAnsi="宋体" w:eastAsia="宋体"/>
          <w:b w:val="0"/>
          <w:sz w:val="24"/>
        </w:rPr>
        <w:t>便会照着这份单子，把对应的</w:t>
      </w:r>
      <w:r>
        <w:rPr>
          <w:rFonts w:ascii="Times New Roman" w:hAnsi="Times New Roman" w:eastAsia="Times New Roman"/>
          <w:b w:val="0"/>
          <w:sz w:val="24"/>
        </w:rPr>
        <w:t>JAR</w:t>
      </w:r>
      <w:r>
        <w:rPr>
          <w:rFonts w:ascii="宋体" w:hAnsi="宋体" w:eastAsia="宋体"/>
          <w:b w:val="0"/>
          <w:sz w:val="24"/>
        </w:rPr>
        <w:t>包连同它们背后牵着的传递依赖，一并妥帖地给你取回来。项目也规规矩矩地套用了</w:t>
      </w:r>
      <w:r>
        <w:rPr>
          <w:rFonts w:ascii="Times New Roman" w:hAnsi="Times New Roman" w:eastAsia="Times New Roman"/>
          <w:b w:val="0"/>
          <w:sz w:val="24"/>
        </w:rPr>
        <w:t>Maven</w:t>
      </w:r>
      <w:r>
        <w:rPr>
          <w:rFonts w:ascii="宋体" w:hAnsi="宋体" w:eastAsia="宋体"/>
          <w:b w:val="0"/>
          <w:sz w:val="24"/>
        </w:rPr>
        <w:t>那套标准的目录骨架：源代码安放在</w:t>
      </w:r>
      <w:r>
        <w:rPr>
          <w:rFonts w:ascii="Times New Roman" w:hAnsi="Times New Roman" w:eastAsia="Times New Roman"/>
          <w:b w:val="0"/>
          <w:sz w:val="24"/>
        </w:rPr>
        <w:t>src</w:t>
      </w:r>
      <w:r>
        <w:rPr>
          <w:rFonts w:ascii="宋体" w:hAnsi="宋体" w:eastAsia="宋体"/>
          <w:b w:val="0"/>
          <w:sz w:val="24"/>
        </w:rPr>
        <w:t>/</w:t>
      </w:r>
      <w:r>
        <w:rPr>
          <w:rFonts w:ascii="Times New Roman" w:hAnsi="Times New Roman" w:eastAsia="Times New Roman"/>
          <w:b w:val="0"/>
          <w:sz w:val="24"/>
        </w:rPr>
        <w:t>main</w:t>
      </w:r>
      <w:r>
        <w:rPr>
          <w:rFonts w:ascii="宋体" w:hAnsi="宋体" w:eastAsia="宋体"/>
          <w:b w:val="0"/>
          <w:sz w:val="24"/>
        </w:rPr>
        <w:t>/</w:t>
      </w:r>
      <w:r>
        <w:rPr>
          <w:rFonts w:ascii="Times New Roman" w:hAnsi="Times New Roman" w:eastAsia="Times New Roman"/>
          <w:b w:val="0"/>
          <w:sz w:val="24"/>
        </w:rPr>
        <w:t>java</w:t>
      </w:r>
      <w:r>
        <w:rPr>
          <w:rFonts w:ascii="宋体" w:hAnsi="宋体" w:eastAsia="宋体"/>
          <w:b w:val="0"/>
          <w:sz w:val="24"/>
        </w:rPr>
        <w:t>，资源文件归置到</w:t>
      </w:r>
      <w:r>
        <w:rPr>
          <w:rFonts w:ascii="Times New Roman" w:hAnsi="Times New Roman" w:eastAsia="Times New Roman"/>
          <w:b w:val="0"/>
          <w:sz w:val="24"/>
        </w:rPr>
        <w:t>src</w:t>
      </w:r>
      <w:r>
        <w:rPr>
          <w:rFonts w:ascii="宋体" w:hAnsi="宋体" w:eastAsia="宋体"/>
          <w:b w:val="0"/>
          <w:sz w:val="24"/>
        </w:rPr>
        <w:t>/</w:t>
      </w:r>
      <w:r>
        <w:rPr>
          <w:rFonts w:ascii="Times New Roman" w:hAnsi="Times New Roman" w:eastAsia="Times New Roman"/>
          <w:b w:val="0"/>
          <w:sz w:val="24"/>
        </w:rPr>
        <w:t>main</w:t>
      </w:r>
      <w:r>
        <w:rPr>
          <w:rFonts w:ascii="宋体" w:hAnsi="宋体" w:eastAsia="宋体"/>
          <w:b w:val="0"/>
          <w:sz w:val="24"/>
        </w:rPr>
        <w:t>/</w:t>
      </w:r>
      <w:r>
        <w:rPr>
          <w:rFonts w:ascii="Times New Roman" w:hAnsi="Times New Roman" w:eastAsia="Times New Roman"/>
          <w:b w:val="0"/>
          <w:sz w:val="24"/>
        </w:rPr>
        <w:t>resources</w:t>
      </w:r>
      <w:r>
        <w:rPr>
          <w:rFonts w:ascii="宋体" w:hAnsi="宋体" w:eastAsia="宋体"/>
          <w:b w:val="0"/>
          <w:sz w:val="24"/>
        </w:rPr>
        <w:t>，测试的代码则搁在</w:t>
      </w:r>
      <w:r>
        <w:rPr>
          <w:rFonts w:ascii="Times New Roman" w:hAnsi="Times New Roman" w:eastAsia="Times New Roman"/>
          <w:b w:val="0"/>
          <w:sz w:val="24"/>
        </w:rPr>
        <w:t>src</w:t>
      </w:r>
      <w:r>
        <w:rPr>
          <w:rFonts w:ascii="宋体" w:hAnsi="宋体" w:eastAsia="宋体"/>
          <w:b w:val="0"/>
          <w:sz w:val="24"/>
        </w:rPr>
        <w:t>/</w:t>
      </w:r>
      <w:r>
        <w:rPr>
          <w:rFonts w:ascii="Times New Roman" w:hAnsi="Times New Roman" w:eastAsia="Times New Roman"/>
          <w:b w:val="0"/>
          <w:sz w:val="24"/>
        </w:rPr>
        <w:t>test</w:t>
      </w:r>
      <w:r>
        <w:rPr>
          <w:rFonts w:ascii="宋体" w:hAnsi="宋体" w:eastAsia="宋体"/>
          <w:b w:val="0"/>
          <w:sz w:val="24"/>
        </w:rPr>
        <w:t>/</w:t>
      </w:r>
      <w:r>
        <w:rPr>
          <w:rFonts w:ascii="Times New Roman" w:hAnsi="Times New Roman" w:eastAsia="Times New Roman"/>
          <w:b w:val="0"/>
          <w:sz w:val="24"/>
        </w:rPr>
        <w:t>java</w:t>
      </w:r>
      <w:r>
        <w:rPr>
          <w:rFonts w:ascii="宋体" w:hAnsi="宋体" w:eastAsia="宋体"/>
          <w:b w:val="0"/>
          <w:sz w:val="24"/>
        </w:rPr>
        <w:t>下头。结构一清二楚，接手的人一眼就能摸着门道。</w:t>
      </w:r>
    </w:p>
    <w:p w14:paraId="27F1C10B"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Maven</w:t>
      </w:r>
      <w:r>
        <w:rPr>
          <w:rFonts w:ascii="宋体" w:hAnsi="宋体" w:eastAsia="宋体"/>
          <w:b w:val="0"/>
          <w:sz w:val="24"/>
        </w:rPr>
        <w:t>在生命周期的管理上也有一套好用的章法，从编译、测试，一路到打包、部署，都给你码得顺顺当当。开发的时节，跑一句</w:t>
      </w:r>
      <w:r>
        <w:rPr>
          <w:rFonts w:ascii="Times New Roman" w:hAnsi="Times New Roman" w:eastAsia="Times New Roman"/>
          <w:b w:val="0"/>
          <w:sz w:val="24"/>
        </w:rPr>
        <w:t>mvn</w:t>
      </w:r>
      <w:r>
        <w:rPr>
          <w:rFonts w:ascii="宋体" w:hAnsi="宋体" w:eastAsia="宋体"/>
          <w:b w:val="0"/>
          <w:sz w:val="24"/>
        </w:rPr>
        <w:t xml:space="preserve"> </w:t>
      </w:r>
      <w:r>
        <w:rPr>
          <w:rFonts w:ascii="Times New Roman" w:hAnsi="Times New Roman" w:eastAsia="Times New Roman"/>
          <w:b w:val="0"/>
          <w:sz w:val="24"/>
        </w:rPr>
        <w:t>clean</w:t>
      </w:r>
      <w:r>
        <w:rPr>
          <w:rFonts w:ascii="宋体" w:hAnsi="宋体" w:eastAsia="宋体"/>
          <w:b w:val="0"/>
          <w:sz w:val="24"/>
        </w:rPr>
        <w:t xml:space="preserve"> </w:t>
      </w:r>
      <w:r>
        <w:rPr>
          <w:rFonts w:ascii="Times New Roman" w:hAnsi="Times New Roman" w:eastAsia="Times New Roman"/>
          <w:b w:val="0"/>
          <w:sz w:val="24"/>
        </w:rPr>
        <w:t>compile</w:t>
      </w:r>
      <w:r>
        <w:rPr>
          <w:rFonts w:ascii="宋体" w:hAnsi="宋体" w:eastAsia="宋体"/>
          <w:b w:val="0"/>
          <w:sz w:val="24"/>
        </w:rPr>
        <w:t>，代码就干净利落地编译过了；想快速把应用拽起来调一调，一句</w:t>
      </w:r>
      <w:r>
        <w:rPr>
          <w:rFonts w:ascii="Times New Roman" w:hAnsi="Times New Roman" w:eastAsia="Times New Roman"/>
          <w:b w:val="0"/>
          <w:sz w:val="24"/>
        </w:rPr>
        <w:t>mvn</w:t>
      </w:r>
      <w:r>
        <w:rPr>
          <w:rFonts w:ascii="宋体" w:hAnsi="宋体" w:eastAsia="宋体"/>
          <w:b w:val="0"/>
          <w:sz w:val="24"/>
        </w:rPr>
        <w:t xml:space="preserve"> </w:t>
      </w:r>
      <w:r>
        <w:rPr>
          <w:rFonts w:ascii="Times New Roman" w:hAnsi="Times New Roman" w:eastAsia="Times New Roman"/>
          <w:b w:val="0"/>
          <w:sz w:val="24"/>
        </w:rPr>
        <w:t>spring</w:t>
      </w:r>
      <w:r>
        <w:rPr>
          <w:rFonts w:ascii="宋体" w:hAnsi="宋体" w:eastAsia="宋体"/>
          <w:b w:val="0"/>
          <w:sz w:val="24"/>
        </w:rPr>
        <w:t>-</w:t>
      </w:r>
      <w:r>
        <w:rPr>
          <w:rFonts w:ascii="Times New Roman" w:hAnsi="Times New Roman" w:eastAsia="Times New Roman"/>
          <w:b w:val="0"/>
          <w:sz w:val="24"/>
        </w:rPr>
        <w:t>boot</w:t>
      </w:r>
      <w:r>
        <w:rPr>
          <w:rFonts w:ascii="宋体" w:hAnsi="宋体" w:eastAsia="宋体"/>
          <w:b w:val="0"/>
          <w:sz w:val="24"/>
        </w:rPr>
        <w:t>:</w:t>
      </w:r>
      <w:r>
        <w:rPr>
          <w:rFonts w:ascii="Times New Roman" w:hAnsi="Times New Roman" w:eastAsia="Times New Roman"/>
          <w:b w:val="0"/>
          <w:sz w:val="24"/>
        </w:rPr>
        <w:t>run</w:t>
      </w:r>
      <w:r>
        <w:rPr>
          <w:rFonts w:ascii="宋体" w:hAnsi="宋体" w:eastAsia="宋体"/>
          <w:b w:val="0"/>
          <w:sz w:val="24"/>
        </w:rPr>
        <w:t>便足以撑起调试的环境。到了真要往生产环境上搬的时候，也不过是一句</w:t>
      </w:r>
      <w:r>
        <w:rPr>
          <w:rFonts w:ascii="Times New Roman" w:hAnsi="Times New Roman" w:eastAsia="Times New Roman"/>
          <w:b w:val="0"/>
          <w:sz w:val="24"/>
        </w:rPr>
        <w:t>mvnclean</w:t>
      </w:r>
      <w:r>
        <w:rPr>
          <w:rFonts w:ascii="宋体" w:hAnsi="宋体" w:eastAsia="宋体"/>
          <w:b w:val="0"/>
          <w:sz w:val="24"/>
        </w:rPr>
        <w:t xml:space="preserve"> </w:t>
      </w:r>
      <w:r>
        <w:rPr>
          <w:rFonts w:ascii="Times New Roman" w:hAnsi="Times New Roman" w:eastAsia="Times New Roman"/>
          <w:b w:val="0"/>
          <w:sz w:val="24"/>
        </w:rPr>
        <w:t>package</w:t>
      </w:r>
      <w:r>
        <w:rPr>
          <w:rFonts w:ascii="宋体" w:hAnsi="宋体" w:eastAsia="宋体"/>
          <w:b w:val="0"/>
          <w:sz w:val="24"/>
        </w:rPr>
        <w:t>，整个项目就妥帖地打成了一个可执行的</w:t>
      </w:r>
      <w:r>
        <w:rPr>
          <w:rFonts w:ascii="Times New Roman" w:hAnsi="Times New Roman" w:eastAsia="Times New Roman"/>
          <w:b w:val="0"/>
          <w:sz w:val="24"/>
        </w:rPr>
        <w:t>JAR</w:t>
      </w:r>
      <w:r>
        <w:rPr>
          <w:rFonts w:ascii="宋体" w:hAnsi="宋体" w:eastAsia="宋体"/>
          <w:b w:val="0"/>
          <w:sz w:val="24"/>
        </w:rPr>
        <w:t>文件。部署流程，就这么被简化成了一连串从容的步骤。</w:t>
      </w:r>
    </w:p>
    <w:p w14:paraId="00877966" w14:textId="77777777" w:rsidR="004E229F" w:rsidRDefault="00000000">
      <w:pPr>
        <w:pStyle w:val="2"/>
        <w:tabs>
          <w:tab w:val="left" w:pos="576"/>
        </w:tabs>
        <w:spacing w:beforeLines="30" w:before="0" w:afterLines="30" w:after="0" w:line="240" w:lineRule="auto"/>
        <w:ind w:left="578" w:hanging="578"/>
        <w:jc w:val="left"/>
        <w:rPr>
          <w:rFonts w:ascii="Times New Roman" w:hAnsi="Times New Roman"/>
          <w:b w:val="0"/>
          <w:bCs/>
          <w:color w:val="000000" w:themeColor="text1"/>
          <w:sz w:val="30"/>
          <w:szCs w:val="30"/>
        </w:rPr>
      </w:pPr>
      <w:r>
        <w:rPr>
          <w:rFonts w:ascii="Times New Roman" w:hAnsi="Times New Roman" w:eastAsia="Times New Roman"/>
          <w:b/>
          <w:sz w:val="24"/>
        </w:rPr>
        <w:t>2</w:t>
      </w:r>
      <w:r>
        <w:rPr>
          <w:rFonts w:ascii="黑体" w:hAnsi="黑体" w:eastAsia="黑体"/>
          <w:b/>
          <w:sz w:val="24"/>
        </w:rPr>
        <w:t>.</w:t>
      </w:r>
      <w:r>
        <w:rPr>
          <w:rFonts w:ascii="Times New Roman" w:hAnsi="Times New Roman" w:eastAsia="Times New Roman"/>
          <w:b/>
          <w:sz w:val="24"/>
        </w:rPr>
        <w:t>2</w:t>
      </w:r>
      <w:r>
        <w:rPr>
          <w:rFonts w:ascii="黑体" w:hAnsi="黑体" w:eastAsia="黑体"/>
          <w:b/>
          <w:sz w:val="24"/>
        </w:rPr>
        <w:t xml:space="preserve"> 前端技术</w:t>
      </w:r>
    </w:p>
    <w:p w14:paraId="6848EC95"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 xml:space="preserve"> </w:t>
      </w:r>
      <w:r>
        <w:rPr>
          <w:rFonts w:ascii="Times New Roman" w:hAnsi="Times New Roman" w:eastAsia="Times New Roman"/>
          <w:b/>
          <w:sz w:val="24"/>
        </w:rPr>
        <w:t>Vue</w:t>
      </w:r>
      <w:r>
        <w:rPr>
          <w:rFonts w:ascii="宋体" w:hAnsi="宋体" w:eastAsia="宋体"/>
          <w:b/>
          <w:sz w:val="24"/>
        </w:rPr>
        <w:t>.</w:t>
      </w:r>
      <w:r>
        <w:rPr>
          <w:rFonts w:ascii="Times New Roman" w:hAnsi="Times New Roman" w:eastAsia="Times New Roman"/>
          <w:b/>
          <w:sz w:val="24"/>
        </w:rPr>
        <w:t>js</w:t>
      </w:r>
      <w:r>
        <w:rPr>
          <w:rFonts w:ascii="宋体" w:hAnsi="宋体" w:eastAsia="宋体"/>
          <w:b/>
          <w:sz w:val="24"/>
        </w:rPr>
        <w:t>框架</w:t>
      </w:r>
    </w:p>
    <w:p w14:paraId="50A9089D"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Vue</w:t>
      </w:r>
      <w:r>
        <w:rPr>
          <w:rFonts w:ascii="宋体" w:hAnsi="宋体" w:eastAsia="宋体"/>
          <w:b w:val="0"/>
          <w:sz w:val="24"/>
        </w:rPr>
        <w:t>.</w:t>
      </w:r>
      <w:r>
        <w:rPr>
          <w:rFonts w:ascii="Times New Roman" w:hAnsi="Times New Roman" w:eastAsia="Times New Roman"/>
          <w:b w:val="0"/>
          <w:sz w:val="24"/>
        </w:rPr>
        <w:t>js</w:t>
      </w:r>
      <w:r>
        <w:rPr>
          <w:rFonts w:ascii="宋体" w:hAnsi="宋体" w:eastAsia="宋体"/>
          <w:b w:val="0"/>
          <w:sz w:val="24"/>
        </w:rPr>
        <w:t>走的路子，跟从前</w:t>
      </w:r>
      <w:r>
        <w:rPr>
          <w:rFonts w:ascii="Times New Roman" w:hAnsi="Times New Roman" w:eastAsia="Times New Roman"/>
          <w:b w:val="0"/>
          <w:sz w:val="24"/>
        </w:rPr>
        <w:t>jQuery</w:t>
      </w:r>
      <w:r>
        <w:rPr>
          <w:rFonts w:ascii="宋体" w:hAnsi="宋体" w:eastAsia="宋体"/>
          <w:b w:val="0"/>
          <w:sz w:val="24"/>
        </w:rPr>
        <w:t>那套直接摆弄</w:t>
      </w:r>
      <w:r>
        <w:rPr>
          <w:rFonts w:ascii="Times New Roman" w:hAnsi="Times New Roman" w:eastAsia="Times New Roman"/>
          <w:b w:val="0"/>
          <w:sz w:val="24"/>
        </w:rPr>
        <w:t>DOM</w:t>
      </w:r>
      <w:r>
        <w:rPr>
          <w:rFonts w:ascii="宋体" w:hAnsi="宋体" w:eastAsia="宋体"/>
          <w:b w:val="0"/>
          <w:sz w:val="24"/>
        </w:rPr>
        <w:t>的做法很不一样。它是个渐进式的</w:t>
      </w:r>
      <w:r>
        <w:rPr>
          <w:rFonts w:ascii="Times New Roman" w:hAnsi="Times New Roman" w:eastAsia="Times New Roman"/>
          <w:b w:val="0"/>
          <w:sz w:val="24"/>
        </w:rPr>
        <w:t>JavaScript</w:t>
      </w:r>
      <w:r>
        <w:rPr>
          <w:rFonts w:ascii="宋体" w:hAnsi="宋体" w:eastAsia="宋体"/>
          <w:b w:val="0"/>
          <w:sz w:val="24"/>
        </w:rPr>
        <w:t>框架，心思全扑在用户界面的构建上。核心理念就一条：数据驱动视图。说白了，是通过声明式渲染，把数据跟页面上的元素绑在一块儿。往后数据自己怎么变，视图就悄没声地跟着刷新，不用再一行行去抠</w:t>
      </w:r>
      <w:r>
        <w:rPr>
          <w:rFonts w:ascii="Times New Roman" w:hAnsi="Times New Roman" w:eastAsia="Times New Roman"/>
          <w:b w:val="0"/>
          <w:sz w:val="24"/>
        </w:rPr>
        <w:t>DOM</w:t>
      </w:r>
      <w:r>
        <w:rPr>
          <w:rFonts w:ascii="宋体" w:hAnsi="宋体" w:eastAsia="宋体"/>
          <w:b w:val="0"/>
          <w:sz w:val="24"/>
        </w:rPr>
        <w:t>。这一下，前端开发的复杂度就减掉了好大一截。它那个组件化的开发模式，更是把页面拆成一个个独立又能复用的组件，每个组件自带着模板、逻辑和样式，彼此不掺和，代码维护起来便省心得多。</w:t>
      </w:r>
    </w:p>
    <w:p w14:paraId="7FBC5755"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本系统前端，选的是</w:t>
      </w:r>
      <w:r>
        <w:rPr>
          <w:rFonts w:ascii="Times New Roman" w:hAnsi="Times New Roman" w:eastAsia="Times New Roman"/>
          <w:b w:val="0"/>
          <w:sz w:val="24"/>
        </w:rPr>
        <w:t>Vue</w:t>
      </w:r>
      <w:r>
        <w:rPr>
          <w:rFonts w:ascii="宋体" w:hAnsi="宋体" w:eastAsia="宋体"/>
          <w:b w:val="0"/>
          <w:sz w:val="24"/>
        </w:rPr>
        <w:t>.</w:t>
      </w:r>
      <w:r>
        <w:rPr>
          <w:rFonts w:ascii="Times New Roman" w:hAnsi="Times New Roman" w:eastAsia="Times New Roman"/>
          <w:b w:val="0"/>
          <w:sz w:val="24"/>
        </w:rPr>
        <w:t>js</w:t>
      </w:r>
      <w:r>
        <w:rPr>
          <w:rFonts w:ascii="宋体" w:hAnsi="宋体" w:eastAsia="宋体"/>
          <w:b w:val="0"/>
          <w:sz w:val="24"/>
        </w:rPr>
        <w:t>来搭单页面应用，打底就靠着它响应式数据绑定的那股机灵劲儿，再搭上组件系统和生命周期钩子。房源列表、用户信息、预约记录这些页面，全给封成了独立的组件。组件之间，靠</w:t>
      </w:r>
      <w:r>
        <w:rPr>
          <w:rFonts w:ascii="Times New Roman" w:hAnsi="Times New Roman" w:eastAsia="Times New Roman"/>
          <w:b w:val="0"/>
          <w:sz w:val="24"/>
        </w:rPr>
        <w:t>props</w:t>
      </w:r>
      <w:r>
        <w:rPr>
          <w:rFonts w:ascii="宋体" w:hAnsi="宋体" w:eastAsia="宋体"/>
          <w:b w:val="0"/>
          <w:sz w:val="24"/>
        </w:rPr>
        <w:t>往下传数据，靠</w:t>
      </w:r>
      <w:r>
        <w:rPr>
          <w:rFonts w:ascii="Times New Roman" w:hAnsi="Times New Roman" w:eastAsia="Times New Roman"/>
          <w:b w:val="0"/>
          <w:sz w:val="24"/>
        </w:rPr>
        <w:t>emit</w:t>
      </w:r>
      <w:r>
        <w:rPr>
          <w:rFonts w:ascii="宋体" w:hAnsi="宋体" w:eastAsia="宋体"/>
          <w:b w:val="0"/>
          <w:sz w:val="24"/>
        </w:rPr>
        <w:t>往上弹事件，职责划得清楚，彼此纠缠得也少。</w:t>
      </w:r>
      <w:r>
        <w:rPr>
          <w:rFonts w:ascii="Times New Roman" w:hAnsi="Times New Roman" w:eastAsia="Times New Roman"/>
          <w:b w:val="0"/>
          <w:sz w:val="24"/>
        </w:rPr>
        <w:t>Vue</w:t>
      </w:r>
      <w:r>
        <w:rPr>
          <w:rFonts w:ascii="宋体" w:hAnsi="宋体" w:eastAsia="宋体"/>
          <w:b w:val="0"/>
          <w:sz w:val="24"/>
        </w:rPr>
        <w:t xml:space="preserve"> </w:t>
      </w:r>
      <w:r>
        <w:rPr>
          <w:rFonts w:ascii="Times New Roman" w:hAnsi="Times New Roman" w:eastAsia="Times New Roman"/>
          <w:b w:val="0"/>
          <w:sz w:val="24"/>
        </w:rPr>
        <w:t>Router</w:t>
      </w:r>
      <w:r>
        <w:rPr>
          <w:rFonts w:ascii="宋体" w:hAnsi="宋体" w:eastAsia="宋体"/>
          <w:b w:val="0"/>
          <w:sz w:val="24"/>
        </w:rPr>
        <w:t>管着前端的路由，页面切来切去，不用整个刷新，体验自然就顺溜了。</w:t>
      </w:r>
      <w:r>
        <w:rPr>
          <w:rFonts w:ascii="Times New Roman" w:hAnsi="Times New Roman" w:eastAsia="Times New Roman"/>
          <w:b w:val="0"/>
          <w:sz w:val="24"/>
        </w:rPr>
        <w:t>Vuex</w:t>
      </w:r>
      <w:r>
        <w:rPr>
          <w:rFonts w:ascii="宋体" w:hAnsi="宋体" w:eastAsia="宋体"/>
          <w:b w:val="0"/>
          <w:sz w:val="24"/>
        </w:rPr>
        <w:t>这个状态管理库，拿来存放那些全局都得共享的数据——像用户登录状态之类——保证各处拿到手的数据是一致的，不会东一块西一块。</w:t>
      </w:r>
    </w:p>
    <w:p w14:paraId="776F5215"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Vue</w:t>
      </w:r>
      <w:r>
        <w:rPr>
          <w:rFonts w:ascii="宋体" w:hAnsi="宋体" w:eastAsia="宋体"/>
          <w:b w:val="0"/>
          <w:sz w:val="24"/>
        </w:rPr>
        <w:t>的模板语法，写得简洁，瞧着也明白。</w:t>
      </w:r>
      <w:r>
        <w:rPr>
          <w:rFonts w:ascii="Times New Roman" w:hAnsi="Times New Roman" w:eastAsia="Times New Roman"/>
          <w:b w:val="0"/>
          <w:sz w:val="24"/>
        </w:rPr>
        <w:t>v</w:t>
      </w:r>
      <w:r>
        <w:rPr>
          <w:rFonts w:ascii="宋体" w:hAnsi="宋体" w:eastAsia="宋体"/>
          <w:b w:val="0"/>
          <w:sz w:val="24"/>
        </w:rPr>
        <w:t>-</w:t>
      </w:r>
      <w:r>
        <w:rPr>
          <w:rFonts w:ascii="Times New Roman" w:hAnsi="Times New Roman" w:eastAsia="Times New Roman"/>
          <w:b w:val="0"/>
          <w:sz w:val="24"/>
        </w:rPr>
        <w:t>if</w:t>
      </w:r>
      <w:r>
        <w:rPr>
          <w:rFonts w:ascii="宋体" w:hAnsi="宋体" w:eastAsia="宋体"/>
          <w:b w:val="0"/>
          <w:sz w:val="24"/>
        </w:rPr>
        <w:t>、</w:t>
      </w:r>
      <w:r>
        <w:rPr>
          <w:rFonts w:ascii="Times New Roman" w:hAnsi="Times New Roman" w:eastAsia="Times New Roman"/>
          <w:b w:val="0"/>
          <w:sz w:val="24"/>
        </w:rPr>
        <w:t>v</w:t>
      </w:r>
      <w:r>
        <w:rPr>
          <w:rFonts w:ascii="宋体" w:hAnsi="宋体" w:eastAsia="宋体"/>
          <w:b w:val="0"/>
          <w:sz w:val="24"/>
        </w:rPr>
        <w:t>-</w:t>
      </w:r>
      <w:r>
        <w:rPr>
          <w:rFonts w:ascii="Times New Roman" w:hAnsi="Times New Roman" w:eastAsia="Times New Roman"/>
          <w:b w:val="0"/>
          <w:sz w:val="24"/>
        </w:rPr>
        <w:t>for</w:t>
      </w:r>
      <w:r>
        <w:rPr>
          <w:rFonts w:ascii="宋体" w:hAnsi="宋体" w:eastAsia="宋体"/>
          <w:b w:val="0"/>
          <w:sz w:val="24"/>
        </w:rPr>
        <w:t>、</w:t>
      </w:r>
      <w:r>
        <w:rPr>
          <w:rFonts w:ascii="Times New Roman" w:hAnsi="Times New Roman" w:eastAsia="Times New Roman"/>
          <w:b w:val="0"/>
          <w:sz w:val="24"/>
        </w:rPr>
        <w:t>v</w:t>
      </w:r>
      <w:r>
        <w:rPr>
          <w:rFonts w:ascii="宋体" w:hAnsi="宋体" w:eastAsia="宋体"/>
          <w:b w:val="0"/>
          <w:sz w:val="24"/>
        </w:rPr>
        <w:t>-</w:t>
      </w:r>
      <w:r>
        <w:rPr>
          <w:rFonts w:ascii="Times New Roman" w:hAnsi="Times New Roman" w:eastAsia="Times New Roman"/>
          <w:b w:val="0"/>
          <w:sz w:val="24"/>
        </w:rPr>
        <w:t>model</w:t>
      </w:r>
      <w:r>
        <w:rPr>
          <w:rFonts w:ascii="宋体" w:hAnsi="宋体" w:eastAsia="宋体"/>
          <w:b w:val="0"/>
          <w:sz w:val="24"/>
        </w:rPr>
        <w:t>这些指令，顺手就把条件渲染、列表渲染、双向数据绑定这些活儿给干了。碰上复杂的数据处理逻辑，还有计算属性和侦听器这样更绵密的机制，能把代码理得很优雅。底下的虚拟</w:t>
      </w:r>
      <w:r>
        <w:rPr>
          <w:rFonts w:ascii="Times New Roman" w:hAnsi="Times New Roman" w:eastAsia="Times New Roman"/>
          <w:b w:val="0"/>
          <w:sz w:val="24"/>
        </w:rPr>
        <w:t>DOM</w:t>
      </w:r>
      <w:r>
        <w:rPr>
          <w:rFonts w:ascii="宋体" w:hAnsi="宋体" w:eastAsia="宋体"/>
          <w:b w:val="0"/>
          <w:sz w:val="24"/>
        </w:rPr>
        <w:t>技术，保着页面渲染的效率——哪怕数据变得再频繁，页面该有的那份顺滑劲儿，还是给你留着。</w:t>
      </w:r>
    </w:p>
    <w:p w14:paraId="04ACF9BA"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 xml:space="preserve"> </w:t>
      </w:r>
      <w:r>
        <w:rPr>
          <w:rFonts w:ascii="Times New Roman" w:hAnsi="Times New Roman" w:eastAsia="Times New Roman"/>
          <w:b/>
          <w:sz w:val="24"/>
        </w:rPr>
        <w:t>ElementUI</w:t>
      </w:r>
      <w:r>
        <w:rPr>
          <w:rFonts w:ascii="宋体" w:hAnsi="宋体" w:eastAsia="宋体"/>
          <w:b/>
          <w:sz w:val="24"/>
        </w:rPr>
        <w:t>组件库</w:t>
      </w:r>
    </w:p>
    <w:p w14:paraId="7AF4FF0D"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ElementUI</w:t>
      </w:r>
      <w:r>
        <w:rPr>
          <w:rFonts w:ascii="宋体" w:hAnsi="宋体" w:eastAsia="宋体"/>
          <w:b w:val="0"/>
          <w:sz w:val="24"/>
        </w:rPr>
        <w:t>，饿了么团队给</w:t>
      </w:r>
      <w:r>
        <w:rPr>
          <w:rFonts w:ascii="Times New Roman" w:hAnsi="Times New Roman" w:eastAsia="Times New Roman"/>
          <w:b w:val="0"/>
          <w:sz w:val="24"/>
        </w:rPr>
        <w:t>Vue</w:t>
      </w:r>
      <w:r>
        <w:rPr>
          <w:rFonts w:ascii="宋体" w:hAnsi="宋体" w:eastAsia="宋体"/>
          <w:b w:val="0"/>
          <w:sz w:val="24"/>
        </w:rPr>
        <w:t>量身做的一套桌面端组件库。组件齐全，表单、表格、对话框、导航、分页，这些日常要用的，都备好了，开箱即取，不用再费劲从零去画那些基础的东西。设计上守着一份一致性——视觉风格统一，交互逻辑也规矩，搭起管理后台来又快又出样子。</w:t>
      </w:r>
    </w:p>
    <w:p w14:paraId="23E9958D"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本系统的后台，大量倚着它。列表数据的展示，靠</w:t>
      </w:r>
      <w:r>
        <w:rPr>
          <w:rFonts w:ascii="Times New Roman" w:hAnsi="Times New Roman" w:eastAsia="Times New Roman"/>
          <w:b w:val="0"/>
          <w:sz w:val="24"/>
        </w:rPr>
        <w:t>el</w:t>
      </w:r>
      <w:r>
        <w:rPr>
          <w:rFonts w:ascii="宋体" w:hAnsi="宋体" w:eastAsia="宋体"/>
          <w:b w:val="0"/>
          <w:sz w:val="24"/>
        </w:rPr>
        <w:t>-</w:t>
      </w:r>
      <w:r>
        <w:rPr>
          <w:rFonts w:ascii="Times New Roman" w:hAnsi="Times New Roman" w:eastAsia="Times New Roman"/>
          <w:b w:val="0"/>
          <w:sz w:val="24"/>
        </w:rPr>
        <w:t>table</w:t>
      </w:r>
      <w:r>
        <w:rPr>
          <w:rFonts w:ascii="宋体" w:hAnsi="宋体" w:eastAsia="宋体"/>
          <w:b w:val="0"/>
          <w:sz w:val="24"/>
        </w:rPr>
        <w:t>，排序、筛选、分页都支持，房源、用户、订单，一清二楚。表单录入，用</w:t>
      </w:r>
      <w:r>
        <w:rPr>
          <w:rFonts w:ascii="Times New Roman" w:hAnsi="Times New Roman" w:eastAsia="Times New Roman"/>
          <w:b w:val="0"/>
          <w:sz w:val="24"/>
        </w:rPr>
        <w:t>el</w:t>
      </w:r>
      <w:r>
        <w:rPr>
          <w:rFonts w:ascii="宋体" w:hAnsi="宋体" w:eastAsia="宋体"/>
          <w:b w:val="0"/>
          <w:sz w:val="24"/>
        </w:rPr>
        <w:t>-</w:t>
      </w:r>
      <w:r>
        <w:rPr>
          <w:rFonts w:ascii="Times New Roman" w:hAnsi="Times New Roman" w:eastAsia="Times New Roman"/>
          <w:b w:val="0"/>
          <w:sz w:val="24"/>
        </w:rPr>
        <w:t>form</w:t>
      </w:r>
      <w:r>
        <w:rPr>
          <w:rFonts w:ascii="宋体" w:hAnsi="宋体" w:eastAsia="宋体"/>
          <w:b w:val="0"/>
          <w:sz w:val="24"/>
        </w:rPr>
        <w:t>，配好</w:t>
      </w:r>
      <w:r>
        <w:rPr>
          <w:rFonts w:ascii="Times New Roman" w:hAnsi="Times New Roman" w:eastAsia="Times New Roman"/>
          <w:b w:val="0"/>
          <w:sz w:val="24"/>
        </w:rPr>
        <w:t>rules</w:t>
      </w:r>
      <w:r>
        <w:rPr>
          <w:rFonts w:ascii="宋体" w:hAnsi="宋体" w:eastAsia="宋体"/>
          <w:b w:val="0"/>
          <w:sz w:val="24"/>
        </w:rPr>
        <w:t>规则，必填、格式校验就管住了。弹窗方面，</w:t>
      </w:r>
      <w:r>
        <w:rPr>
          <w:rFonts w:ascii="Times New Roman" w:hAnsi="Times New Roman" w:eastAsia="Times New Roman"/>
          <w:b w:val="0"/>
          <w:sz w:val="24"/>
        </w:rPr>
        <w:t>el</w:t>
      </w:r>
      <w:r>
        <w:rPr>
          <w:rFonts w:ascii="宋体" w:hAnsi="宋体" w:eastAsia="宋体"/>
          <w:b w:val="0"/>
          <w:sz w:val="24"/>
        </w:rPr>
        <w:t>-</w:t>
      </w:r>
      <w:r>
        <w:rPr>
          <w:rFonts w:ascii="Times New Roman" w:hAnsi="Times New Roman" w:eastAsia="Times New Roman"/>
          <w:b w:val="0"/>
          <w:sz w:val="24"/>
        </w:rPr>
        <w:t>dialog</w:t>
      </w:r>
      <w:r>
        <w:rPr>
          <w:rFonts w:ascii="宋体" w:hAnsi="宋体" w:eastAsia="宋体"/>
          <w:b w:val="0"/>
          <w:sz w:val="24"/>
        </w:rPr>
        <w:t>拿来展示详情、确认操作，</w:t>
      </w:r>
      <w:r>
        <w:rPr>
          <w:rFonts w:ascii="Times New Roman" w:hAnsi="Times New Roman" w:eastAsia="Times New Roman"/>
          <w:b w:val="0"/>
          <w:sz w:val="24"/>
        </w:rPr>
        <w:t>el</w:t>
      </w:r>
      <w:r>
        <w:rPr>
          <w:rFonts w:ascii="宋体" w:hAnsi="宋体" w:eastAsia="宋体"/>
          <w:b w:val="0"/>
          <w:sz w:val="24"/>
        </w:rPr>
        <w:t>-</w:t>
      </w:r>
      <w:r>
        <w:rPr>
          <w:rFonts w:ascii="Times New Roman" w:hAnsi="Times New Roman" w:eastAsia="Times New Roman"/>
          <w:b w:val="0"/>
          <w:sz w:val="24"/>
        </w:rPr>
        <w:t>message</w:t>
      </w:r>
      <w:r>
        <w:rPr>
          <w:rFonts w:ascii="宋体" w:hAnsi="宋体" w:eastAsia="宋体"/>
          <w:b w:val="0"/>
          <w:sz w:val="24"/>
        </w:rPr>
        <w:t>轻轻弹个操作结果，干净利落。</w:t>
      </w:r>
    </w:p>
    <w:p w14:paraId="531B1791"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Element</w:t>
      </w:r>
      <w:r>
        <w:rPr>
          <w:rFonts w:ascii="宋体" w:hAnsi="宋体" w:eastAsia="宋体"/>
          <w:b w:val="0"/>
          <w:sz w:val="24"/>
        </w:rPr>
        <w:t xml:space="preserve"> </w:t>
      </w:r>
      <w:r>
        <w:rPr>
          <w:rFonts w:ascii="Times New Roman" w:hAnsi="Times New Roman" w:eastAsia="Times New Roman"/>
          <w:b w:val="0"/>
          <w:sz w:val="24"/>
        </w:rPr>
        <w:t>UI</w:t>
      </w:r>
      <w:r>
        <w:rPr>
          <w:rFonts w:ascii="宋体" w:hAnsi="宋体" w:eastAsia="宋体"/>
          <w:b w:val="0"/>
          <w:sz w:val="24"/>
        </w:rPr>
        <w:t>的布局，底子是靠一套</w:t>
      </w:r>
      <w:r>
        <w:rPr>
          <w:rFonts w:ascii="Times New Roman" w:hAnsi="Times New Roman" w:eastAsia="Times New Roman"/>
          <w:b w:val="0"/>
          <w:sz w:val="24"/>
        </w:rPr>
        <w:t>24</w:t>
      </w:r>
      <w:r>
        <w:rPr>
          <w:rFonts w:ascii="宋体" w:hAnsi="宋体" w:eastAsia="宋体"/>
          <w:b w:val="0"/>
          <w:sz w:val="24"/>
        </w:rPr>
        <w:t>列的栅格系统撑起来的。</w:t>
      </w:r>
      <w:r>
        <w:rPr>
          <w:rFonts w:ascii="Times New Roman" w:hAnsi="Times New Roman" w:eastAsia="Times New Roman"/>
          <w:b w:val="0"/>
          <w:sz w:val="24"/>
        </w:rPr>
        <w:t>el</w:t>
      </w:r>
      <w:r>
        <w:rPr>
          <w:rFonts w:ascii="宋体" w:hAnsi="宋体" w:eastAsia="宋体"/>
          <w:b w:val="0"/>
          <w:sz w:val="24"/>
        </w:rPr>
        <w:t>-</w:t>
      </w:r>
      <w:r>
        <w:rPr>
          <w:rFonts w:ascii="Times New Roman" w:hAnsi="Times New Roman" w:eastAsia="Times New Roman"/>
          <w:b w:val="0"/>
          <w:sz w:val="24"/>
        </w:rPr>
        <w:t>row</w:t>
      </w:r>
      <w:r>
        <w:rPr>
          <w:rFonts w:ascii="宋体" w:hAnsi="宋体" w:eastAsia="宋体"/>
          <w:b w:val="0"/>
          <w:sz w:val="24"/>
        </w:rPr>
        <w:t>和</w:t>
      </w:r>
      <w:r>
        <w:rPr>
          <w:rFonts w:ascii="Times New Roman" w:hAnsi="Times New Roman" w:eastAsia="Times New Roman"/>
          <w:b w:val="0"/>
          <w:sz w:val="24"/>
        </w:rPr>
        <w:t>el</w:t>
      </w:r>
      <w:r>
        <w:rPr>
          <w:rFonts w:ascii="宋体" w:hAnsi="宋体" w:eastAsia="宋体"/>
          <w:b w:val="0"/>
          <w:sz w:val="24"/>
        </w:rPr>
        <w:t>-</w:t>
      </w:r>
      <w:r>
        <w:rPr>
          <w:rFonts w:ascii="Times New Roman" w:hAnsi="Times New Roman" w:eastAsia="Times New Roman"/>
          <w:b w:val="0"/>
          <w:sz w:val="24"/>
        </w:rPr>
        <w:t>col</w:t>
      </w:r>
      <w:r>
        <w:rPr>
          <w:rFonts w:ascii="宋体" w:hAnsi="宋体" w:eastAsia="宋体"/>
          <w:b w:val="0"/>
          <w:sz w:val="24"/>
        </w:rPr>
        <w:t>这两个组件搭在一起，就能随屏幕大小、灵活地摆出响应式的格局来，横竖都能落得妥帖。它组件里的主题定制功能，也让开发者可以动手去调颜色、改字体，把界面整体的调性跟品牌形象磨到一致，瞧着像是同一个模子里出来的，不会杂。组件库本身还带着国际化的支持，虽说本系统暂时没去用它，但这份心思就像预先留出的一条路，将来真有往多语言方向扩展的意思了，也就能顺势接上。</w:t>
      </w:r>
    </w:p>
    <w:p w14:paraId="5163EB3E"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01449400"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3</w:t>
      </w:r>
      <w:r>
        <w:rPr>
          <w:rFonts w:ascii="宋体" w:hAnsi="宋体" w:eastAsia="宋体"/>
          <w:b/>
          <w:sz w:val="24"/>
        </w:rPr>
        <w:t xml:space="preserve"> </w:t>
      </w:r>
      <w:r>
        <w:rPr>
          <w:rFonts w:ascii="Times New Roman" w:hAnsi="Times New Roman" w:eastAsia="Times New Roman"/>
          <w:b/>
          <w:sz w:val="24"/>
        </w:rPr>
        <w:t>AxiosHTTP</w:t>
      </w:r>
      <w:r>
        <w:rPr>
          <w:rFonts w:ascii="宋体" w:hAnsi="宋体" w:eastAsia="宋体"/>
          <w:b/>
          <w:sz w:val="24"/>
        </w:rPr>
        <w:t>客户端</w:t>
      </w:r>
    </w:p>
    <w:p w14:paraId="3EEE7BBF"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Axios</w:t>
      </w:r>
      <w:r>
        <w:rPr>
          <w:rFonts w:ascii="宋体" w:hAnsi="宋体" w:eastAsia="宋体"/>
          <w:b w:val="0"/>
          <w:sz w:val="24"/>
        </w:rPr>
        <w:t>骨子里是一个基于</w:t>
      </w:r>
      <w:r>
        <w:rPr>
          <w:rFonts w:ascii="Times New Roman" w:hAnsi="Times New Roman" w:eastAsia="Times New Roman"/>
          <w:b w:val="0"/>
          <w:sz w:val="24"/>
        </w:rPr>
        <w:t>Promise</w:t>
      </w:r>
      <w:r>
        <w:rPr>
          <w:rFonts w:ascii="宋体" w:hAnsi="宋体" w:eastAsia="宋体"/>
          <w:b w:val="0"/>
          <w:sz w:val="24"/>
        </w:rPr>
        <w:t>的</w:t>
      </w:r>
      <w:r>
        <w:rPr>
          <w:rFonts w:ascii="Times New Roman" w:hAnsi="Times New Roman" w:eastAsia="Times New Roman"/>
          <w:b w:val="0"/>
          <w:sz w:val="24"/>
        </w:rPr>
        <w:t>HTTP</w:t>
      </w:r>
      <w:r>
        <w:rPr>
          <w:rFonts w:ascii="宋体" w:hAnsi="宋体" w:eastAsia="宋体"/>
          <w:b w:val="0"/>
          <w:sz w:val="24"/>
        </w:rPr>
        <w:t>客户端，浏览器和</w:t>
      </w:r>
      <w:r>
        <w:rPr>
          <w:rFonts w:ascii="Times New Roman" w:hAnsi="Times New Roman" w:eastAsia="Times New Roman"/>
          <w:b w:val="0"/>
          <w:sz w:val="24"/>
        </w:rPr>
        <w:t>Node</w:t>
      </w:r>
      <w:r>
        <w:rPr>
          <w:rFonts w:ascii="宋体" w:hAnsi="宋体" w:eastAsia="宋体"/>
          <w:b w:val="0"/>
          <w:sz w:val="24"/>
        </w:rPr>
        <w:t>.</w:t>
      </w:r>
      <w:r>
        <w:rPr>
          <w:rFonts w:ascii="Times New Roman" w:hAnsi="Times New Roman" w:eastAsia="Times New Roman"/>
          <w:b w:val="0"/>
          <w:sz w:val="24"/>
        </w:rPr>
        <w:t>js</w:t>
      </w:r>
      <w:r>
        <w:rPr>
          <w:rFonts w:ascii="宋体" w:hAnsi="宋体" w:eastAsia="宋体"/>
          <w:b w:val="0"/>
          <w:sz w:val="24"/>
        </w:rPr>
        <w:t xml:space="preserve">的环境它都能跑。跟原生那些 </w:t>
      </w:r>
      <w:r>
        <w:rPr>
          <w:rFonts w:ascii="Times New Roman" w:hAnsi="Times New Roman" w:eastAsia="Times New Roman"/>
          <w:b w:val="0"/>
          <w:sz w:val="24"/>
        </w:rPr>
        <w:t>XMLHttpRequest</w:t>
      </w:r>
      <w:r>
        <w:rPr>
          <w:rFonts w:ascii="宋体" w:hAnsi="宋体" w:eastAsia="宋体"/>
          <w:b w:val="0"/>
          <w:sz w:val="24"/>
        </w:rPr>
        <w:t>或者</w:t>
      </w:r>
      <w:r>
        <w:rPr>
          <w:rFonts w:ascii="Times New Roman" w:hAnsi="Times New Roman" w:eastAsia="Times New Roman"/>
          <w:b w:val="0"/>
          <w:sz w:val="24"/>
        </w:rPr>
        <w:t>fetch</w:t>
      </w:r>
      <w:r>
        <w:rPr>
          <w:rFonts w:ascii="宋体" w:hAnsi="宋体" w:eastAsia="宋体"/>
          <w:b w:val="0"/>
          <w:sz w:val="24"/>
        </w:rPr>
        <w:t xml:space="preserve"> </w:t>
      </w:r>
      <w:r>
        <w:rPr>
          <w:rFonts w:ascii="Times New Roman" w:hAnsi="Times New Roman" w:eastAsia="Times New Roman"/>
          <w:b w:val="0"/>
          <w:sz w:val="24"/>
        </w:rPr>
        <w:t>API</w:t>
      </w:r>
      <w:r>
        <w:rPr>
          <w:rFonts w:ascii="宋体" w:hAnsi="宋体" w:eastAsia="宋体"/>
          <w:b w:val="0"/>
          <w:sz w:val="24"/>
        </w:rPr>
        <w:t>搁一块儿比，</w:t>
      </w:r>
      <w:r>
        <w:rPr>
          <w:rFonts w:ascii="Times New Roman" w:hAnsi="Times New Roman" w:eastAsia="Times New Roman"/>
          <w:b w:val="0"/>
          <w:sz w:val="24"/>
        </w:rPr>
        <w:t>Axios</w:t>
      </w:r>
      <w:r>
        <w:rPr>
          <w:rFonts w:ascii="宋体" w:hAnsi="宋体" w:eastAsia="宋体"/>
          <w:b w:val="0"/>
          <w:sz w:val="24"/>
        </w:rPr>
        <w:t>给出的</w:t>
      </w:r>
      <w:r>
        <w:rPr>
          <w:rFonts w:ascii="Times New Roman" w:hAnsi="Times New Roman" w:eastAsia="Times New Roman"/>
          <w:b w:val="0"/>
          <w:sz w:val="24"/>
        </w:rPr>
        <w:t>API</w:t>
      </w:r>
      <w:r>
        <w:rPr>
          <w:rFonts w:ascii="宋体" w:hAnsi="宋体" w:eastAsia="宋体"/>
          <w:b w:val="0"/>
          <w:sz w:val="24"/>
        </w:rPr>
        <w:t>要简洁得多，本事也更大——请求拦截、响应拦截、自动把</w:t>
      </w:r>
      <w:r>
        <w:rPr>
          <w:rFonts w:ascii="Times New Roman" w:hAnsi="Times New Roman" w:eastAsia="Times New Roman"/>
          <w:b w:val="0"/>
          <w:sz w:val="24"/>
        </w:rPr>
        <w:t>JSON</w:t>
      </w:r>
      <w:r>
        <w:rPr>
          <w:rFonts w:ascii="宋体" w:hAnsi="宋体" w:eastAsia="宋体"/>
          <w:b w:val="0"/>
          <w:sz w:val="24"/>
        </w:rPr>
        <w:t>数据转好、随时能取消请求，这些都是它顺手就做了的事。它走的是</w:t>
      </w:r>
      <w:r>
        <w:rPr>
          <w:rFonts w:ascii="Times New Roman" w:hAnsi="Times New Roman" w:eastAsia="Times New Roman"/>
          <w:b w:val="0"/>
          <w:sz w:val="24"/>
        </w:rPr>
        <w:t>Promise</w:t>
      </w:r>
      <w:r>
        <w:rPr>
          <w:rFonts w:ascii="宋体" w:hAnsi="宋体" w:eastAsia="宋体"/>
          <w:b w:val="0"/>
          <w:sz w:val="24"/>
        </w:rPr>
        <w:t>那套语法，再配上</w:t>
      </w:r>
      <w:r>
        <w:rPr>
          <w:rFonts w:ascii="Times New Roman" w:hAnsi="Times New Roman" w:eastAsia="Times New Roman"/>
          <w:b w:val="0"/>
          <w:sz w:val="24"/>
        </w:rPr>
        <w:t>async</w:t>
      </w:r>
      <w:r>
        <w:rPr>
          <w:rFonts w:ascii="宋体" w:hAnsi="宋体" w:eastAsia="宋体"/>
          <w:b w:val="0"/>
          <w:sz w:val="24"/>
        </w:rPr>
        <w:t>/</w:t>
      </w:r>
      <w:r>
        <w:rPr>
          <w:rFonts w:ascii="Times New Roman" w:hAnsi="Times New Roman" w:eastAsia="Times New Roman"/>
          <w:b w:val="0"/>
          <w:sz w:val="24"/>
        </w:rPr>
        <w:t>await</w:t>
      </w:r>
      <w:r>
        <w:rPr>
          <w:rFonts w:ascii="宋体" w:hAnsi="宋体" w:eastAsia="宋体"/>
          <w:b w:val="0"/>
          <w:sz w:val="24"/>
        </w:rPr>
        <w:t>，写异步代码的时候，逻辑能理得干净，不大会陷入一层套一层的回调里头。</w:t>
      </w:r>
    </w:p>
    <w:p w14:paraId="5E0E2D9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本系统前端跟后端</w:t>
      </w:r>
      <w:r>
        <w:rPr>
          <w:rFonts w:ascii="Times New Roman" w:hAnsi="Times New Roman" w:eastAsia="Times New Roman"/>
          <w:b w:val="0"/>
          <w:sz w:val="24"/>
        </w:rPr>
        <w:t>API</w:t>
      </w:r>
      <w:r>
        <w:rPr>
          <w:rFonts w:ascii="宋体" w:hAnsi="宋体" w:eastAsia="宋体"/>
          <w:b w:val="0"/>
          <w:sz w:val="24"/>
        </w:rPr>
        <w:t>之间的数据往来，全指着</w:t>
      </w:r>
      <w:r>
        <w:rPr>
          <w:rFonts w:ascii="Times New Roman" w:hAnsi="Times New Roman" w:eastAsia="Times New Roman"/>
          <w:b w:val="0"/>
          <w:sz w:val="24"/>
        </w:rPr>
        <w:t>Axios</w:t>
      </w:r>
      <w:r>
        <w:rPr>
          <w:rFonts w:ascii="宋体" w:hAnsi="宋体" w:eastAsia="宋体"/>
          <w:b w:val="0"/>
          <w:sz w:val="24"/>
        </w:rPr>
        <w:t>在中间跑腿。项目里没有直接拿着它裸用，而是先包了一层，把</w:t>
      </w:r>
      <w:r>
        <w:rPr>
          <w:rFonts w:ascii="Times New Roman" w:hAnsi="Times New Roman" w:eastAsia="Times New Roman"/>
          <w:b w:val="0"/>
          <w:sz w:val="24"/>
        </w:rPr>
        <w:t>baseURL</w:t>
      </w:r>
      <w:r>
        <w:rPr>
          <w:rFonts w:ascii="宋体" w:hAnsi="宋体" w:eastAsia="宋体"/>
          <w:b w:val="0"/>
          <w:sz w:val="24"/>
        </w:rPr>
        <w:t>、超时时间、请求头这些公用的参数，一次性统一配好。请求拦截器这一环，派上的用场是自动往每个请求里塞进</w:t>
      </w:r>
      <w:r>
        <w:rPr>
          <w:rFonts w:ascii="Times New Roman" w:hAnsi="Times New Roman" w:eastAsia="Times New Roman"/>
          <w:b w:val="0"/>
          <w:sz w:val="24"/>
        </w:rPr>
        <w:t>Token</w:t>
      </w:r>
      <w:r>
        <w:rPr>
          <w:rFonts w:ascii="宋体" w:hAnsi="宋体" w:eastAsia="宋体"/>
          <w:b w:val="0"/>
          <w:sz w:val="24"/>
        </w:rPr>
        <w:t>认证信息——不用开发者自己每次都去写一遍。响应拦截器那一头，则把错误兜住了：碰上</w:t>
      </w:r>
      <w:r>
        <w:rPr>
          <w:rFonts w:ascii="Times New Roman" w:hAnsi="Times New Roman" w:eastAsia="Times New Roman"/>
          <w:b w:val="0"/>
          <w:sz w:val="24"/>
        </w:rPr>
        <w:t>401</w:t>
      </w:r>
      <w:r>
        <w:rPr>
          <w:rFonts w:ascii="宋体" w:hAnsi="宋体" w:eastAsia="宋体"/>
          <w:b w:val="0"/>
          <w:sz w:val="24"/>
        </w:rPr>
        <w:t>未授权，就安安静静地把页面引去登录；遇到</w:t>
      </w:r>
      <w:r>
        <w:rPr>
          <w:rFonts w:ascii="Times New Roman" w:hAnsi="Times New Roman" w:eastAsia="Times New Roman"/>
          <w:b w:val="0"/>
          <w:sz w:val="24"/>
        </w:rPr>
        <w:t>00</w:t>
      </w:r>
      <w:r>
        <w:rPr>
          <w:rFonts w:ascii="宋体" w:hAnsi="宋体" w:eastAsia="宋体"/>
          <w:b w:val="0"/>
          <w:sz w:val="24"/>
        </w:rPr>
        <w:t>服务器那边出了岔子，也不至于给用户甩一张冷脸，而是弹一点友好的提示。</w:t>
      </w:r>
    </w:p>
    <w:p w14:paraId="60F90CE5"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落到具体的业务上，房源的查、添、改、删，无非就是</w:t>
      </w:r>
      <w:r>
        <w:rPr>
          <w:rFonts w:ascii="Times New Roman" w:hAnsi="Times New Roman" w:eastAsia="Times New Roman"/>
          <w:b w:val="0"/>
          <w:sz w:val="24"/>
        </w:rPr>
        <w:t>Axios</w:t>
      </w:r>
      <w:r>
        <w:rPr>
          <w:rFonts w:ascii="宋体" w:hAnsi="宋体" w:eastAsia="宋体"/>
          <w:b w:val="0"/>
          <w:sz w:val="24"/>
        </w:rPr>
        <w:t>往外发一记</w:t>
      </w:r>
      <w:r>
        <w:rPr>
          <w:rFonts w:ascii="Times New Roman" w:hAnsi="Times New Roman" w:eastAsia="Times New Roman"/>
          <w:b w:val="0"/>
          <w:sz w:val="24"/>
        </w:rPr>
        <w:t>GET</w:t>
      </w:r>
      <w:r>
        <w:rPr>
          <w:rFonts w:ascii="宋体" w:hAnsi="宋体" w:eastAsia="宋体"/>
          <w:b w:val="0"/>
          <w:sz w:val="24"/>
        </w:rPr>
        <w:t>、</w:t>
      </w:r>
      <w:r>
        <w:rPr>
          <w:rFonts w:ascii="Times New Roman" w:hAnsi="Times New Roman" w:eastAsia="Times New Roman"/>
          <w:b w:val="0"/>
          <w:sz w:val="24"/>
        </w:rPr>
        <w:t>POST</w:t>
      </w:r>
      <w:r>
        <w:rPr>
          <w:rFonts w:ascii="宋体" w:hAnsi="宋体" w:eastAsia="宋体"/>
          <w:b w:val="0"/>
          <w:sz w:val="24"/>
        </w:rPr>
        <w:t>、</w:t>
      </w:r>
      <w:r>
        <w:rPr>
          <w:rFonts w:ascii="Times New Roman" w:hAnsi="Times New Roman" w:eastAsia="Times New Roman"/>
          <w:b w:val="0"/>
          <w:sz w:val="24"/>
        </w:rPr>
        <w:t>PUT</w:t>
      </w:r>
      <w:r>
        <w:rPr>
          <w:rFonts w:ascii="宋体" w:hAnsi="宋体" w:eastAsia="宋体"/>
          <w:b w:val="0"/>
          <w:sz w:val="24"/>
        </w:rPr>
        <w:t>，或是一记</w:t>
      </w:r>
      <w:r>
        <w:rPr>
          <w:rFonts w:ascii="Times New Roman" w:hAnsi="Times New Roman" w:eastAsia="Times New Roman"/>
          <w:b w:val="0"/>
          <w:sz w:val="24"/>
        </w:rPr>
        <w:t>DELETE</w:t>
      </w:r>
      <w:r>
        <w:rPr>
          <w:rFonts w:ascii="宋体" w:hAnsi="宋体" w:eastAsia="宋体"/>
          <w:b w:val="0"/>
          <w:sz w:val="24"/>
        </w:rPr>
        <w:t>。用户登录的时候，把用户名和密码往</w:t>
      </w:r>
      <w:r>
        <w:rPr>
          <w:rFonts w:ascii="Times New Roman" w:hAnsi="Times New Roman" w:eastAsia="Times New Roman"/>
          <w:b w:val="0"/>
          <w:sz w:val="24"/>
        </w:rPr>
        <w:t>POST</w:t>
      </w:r>
      <w:r>
        <w:rPr>
          <w:rFonts w:ascii="宋体" w:hAnsi="宋体" w:eastAsia="宋体"/>
          <w:b w:val="0"/>
          <w:sz w:val="24"/>
        </w:rPr>
        <w:t xml:space="preserve">里一塞，递给后端接口，拿回来的 </w:t>
      </w:r>
      <w:r>
        <w:rPr>
          <w:rFonts w:ascii="Times New Roman" w:hAnsi="Times New Roman" w:eastAsia="Times New Roman"/>
          <w:b w:val="0"/>
          <w:sz w:val="24"/>
        </w:rPr>
        <w:t>Token</w:t>
      </w:r>
      <w:r>
        <w:rPr>
          <w:rFonts w:ascii="宋体" w:hAnsi="宋体" w:eastAsia="宋体"/>
          <w:b w:val="0"/>
          <w:sz w:val="24"/>
        </w:rPr>
        <w:t>，妥帖地往</w:t>
      </w:r>
      <w:r>
        <w:rPr>
          <w:rFonts w:ascii="Times New Roman" w:hAnsi="Times New Roman" w:eastAsia="Times New Roman"/>
          <w:b w:val="0"/>
          <w:sz w:val="24"/>
        </w:rPr>
        <w:t>localStorage</w:t>
      </w:r>
      <w:r>
        <w:rPr>
          <w:rFonts w:ascii="宋体" w:hAnsi="宋体" w:eastAsia="宋体"/>
          <w:b w:val="0"/>
          <w:sz w:val="24"/>
        </w:rPr>
        <w:t>里一存。文件上传这摊事，</w:t>
      </w:r>
      <w:r>
        <w:rPr>
          <w:rFonts w:ascii="Times New Roman" w:hAnsi="Times New Roman" w:eastAsia="Times New Roman"/>
          <w:b w:val="0"/>
          <w:sz w:val="24"/>
        </w:rPr>
        <w:t>Axios</w:t>
      </w:r>
      <w:r>
        <w:rPr>
          <w:rFonts w:ascii="宋体" w:hAnsi="宋体" w:eastAsia="宋体"/>
          <w:b w:val="0"/>
          <w:sz w:val="24"/>
        </w:rPr>
        <w:t>跟</w:t>
      </w:r>
      <w:r>
        <w:rPr>
          <w:rFonts w:ascii="Times New Roman" w:hAnsi="Times New Roman" w:eastAsia="Times New Roman"/>
          <w:b w:val="0"/>
          <w:sz w:val="24"/>
        </w:rPr>
        <w:t>FormData</w:t>
      </w:r>
      <w:r>
        <w:rPr>
          <w:rFonts w:ascii="宋体" w:hAnsi="宋体" w:eastAsia="宋体"/>
          <w:b w:val="0"/>
          <w:sz w:val="24"/>
        </w:rPr>
        <w:t>搭着用，图片也好、文档也好，都能稳稳当当地传上去。碰到要同时从好几个接口拽数据的场景，</w:t>
      </w:r>
      <w:r>
        <w:rPr>
          <w:rFonts w:ascii="Times New Roman" w:hAnsi="Times New Roman" w:eastAsia="Times New Roman"/>
          <w:b w:val="0"/>
          <w:sz w:val="24"/>
        </w:rPr>
        <w:t>Axios</w:t>
      </w:r>
      <w:r>
        <w:rPr>
          <w:rFonts w:ascii="宋体" w:hAnsi="宋体" w:eastAsia="宋体"/>
          <w:b w:val="0"/>
          <w:sz w:val="24"/>
        </w:rPr>
        <w:t>的并发请求就显出了好处——一齐发出去，页面加载的速度自然就往上提了一截。</w:t>
      </w:r>
    </w:p>
    <w:p w14:paraId="4D7088C1" w14:textId="77777777" w:rsidR="004E229F" w:rsidRDefault="00000000">
      <w:pPr>
        <w:pStyle w:val="2"/>
        <w:tabs>
          <w:tab w:val="left" w:pos="576"/>
        </w:tabs>
        <w:spacing w:beforeLines="30" w:before="0" w:afterLines="30" w:after="0" w:line="240" w:lineRule="auto"/>
        <w:ind w:left="578" w:hanging="578"/>
        <w:jc w:val="left"/>
        <w:rPr>
          <w:rFonts w:ascii="Times New Roman" w:hAnsi="Times New Roman"/>
          <w:b w:val="0"/>
          <w:bCs/>
          <w:color w:val="000000" w:themeColor="text1"/>
          <w:sz w:val="30"/>
          <w:szCs w:val="30"/>
        </w:rPr>
      </w:pPr>
      <w:r>
        <w:rPr>
          <w:rFonts w:ascii="Times New Roman" w:hAnsi="Times New Roman" w:eastAsia="Times New Roman"/>
          <w:b/>
          <w:sz w:val="24"/>
        </w:rPr>
        <w:t>2</w:t>
      </w:r>
      <w:r>
        <w:rPr>
          <w:rFonts w:ascii="黑体" w:hAnsi="黑体" w:eastAsia="黑体"/>
          <w:b/>
          <w:sz w:val="24"/>
        </w:rPr>
        <w:t>.</w:t>
      </w:r>
      <w:r>
        <w:rPr>
          <w:rFonts w:ascii="Times New Roman" w:hAnsi="Times New Roman" w:eastAsia="Times New Roman"/>
          <w:b/>
          <w:sz w:val="24"/>
        </w:rPr>
        <w:t>3</w:t>
      </w:r>
      <w:r>
        <w:rPr>
          <w:rFonts w:ascii="黑体" w:hAnsi="黑体" w:eastAsia="黑体"/>
          <w:b/>
          <w:sz w:val="24"/>
        </w:rPr>
        <w:t xml:space="preserve"> 数据库技术</w:t>
      </w:r>
    </w:p>
    <w:p w14:paraId="713B2C9A"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MySQL</w:t>
      </w:r>
      <w:r>
        <w:rPr>
          <w:rFonts w:ascii="宋体" w:hAnsi="宋体" w:eastAsia="宋体"/>
          <w:b w:val="0"/>
          <w:sz w:val="24"/>
        </w:rPr>
        <w:t>，在开源关系型数据库这片地界上，是被用得最广的一个。大家看重的，无非就是它跑得快、靠得住、上手也不难。它认的是标准</w:t>
      </w:r>
      <w:r>
        <w:rPr>
          <w:rFonts w:ascii="Times New Roman" w:hAnsi="Times New Roman" w:eastAsia="Times New Roman"/>
          <w:b w:val="0"/>
          <w:sz w:val="24"/>
        </w:rPr>
        <w:t>SQL</w:t>
      </w:r>
      <w:r>
        <w:rPr>
          <w:rFonts w:ascii="宋体" w:hAnsi="宋体" w:eastAsia="宋体"/>
          <w:b w:val="0"/>
          <w:sz w:val="24"/>
        </w:rPr>
        <w:t>的语法，像事务处理、外键约束、视图、还有存储过程这套企业级该有的东西，都配得齐齐整整。底层扛着活儿的，是</w:t>
      </w:r>
      <w:r>
        <w:rPr>
          <w:rFonts w:ascii="Times New Roman" w:hAnsi="Times New Roman" w:eastAsia="Times New Roman"/>
          <w:b w:val="0"/>
          <w:sz w:val="24"/>
        </w:rPr>
        <w:t>InnoDB</w:t>
      </w:r>
      <w:r>
        <w:rPr>
          <w:rFonts w:ascii="宋体" w:hAnsi="宋体" w:eastAsia="宋体"/>
          <w:b w:val="0"/>
          <w:sz w:val="24"/>
        </w:rPr>
        <w:t>这个存储引擎，它守着</w:t>
      </w:r>
      <w:r>
        <w:rPr>
          <w:rFonts w:ascii="Times New Roman" w:hAnsi="Times New Roman" w:eastAsia="Times New Roman"/>
          <w:b w:val="0"/>
          <w:sz w:val="24"/>
        </w:rPr>
        <w:t>ACID</w:t>
      </w:r>
      <w:r>
        <w:rPr>
          <w:rFonts w:ascii="宋体" w:hAnsi="宋体" w:eastAsia="宋体"/>
          <w:b w:val="0"/>
          <w:sz w:val="24"/>
        </w:rPr>
        <w:t>事务的规矩——数据的一致和完整，便有了根底，不会轻易出乱子。[</w:t>
      </w:r>
      <w:r>
        <w:rPr>
          <w:rFonts w:ascii="Times New Roman" w:hAnsi="Times New Roman" w:eastAsia="Times New Roman"/>
          <w:b w:val="0"/>
          <w:sz w:val="24"/>
        </w:rPr>
        <w:t>11</w:t>
      </w:r>
      <w:r>
        <w:rPr>
          <w:rFonts w:ascii="宋体" w:hAnsi="宋体" w:eastAsia="宋体"/>
          <w:b w:val="0"/>
          <w:sz w:val="24"/>
        </w:rPr>
        <w:t>]再有，</w:t>
      </w:r>
      <w:r>
        <w:rPr>
          <w:rFonts w:ascii="Times New Roman" w:hAnsi="Times New Roman" w:eastAsia="Times New Roman"/>
          <w:b w:val="0"/>
          <w:sz w:val="24"/>
        </w:rPr>
        <w:t>MySQL</w:t>
      </w:r>
      <w:r>
        <w:rPr>
          <w:rFonts w:ascii="宋体" w:hAnsi="宋体" w:eastAsia="宋体"/>
          <w:b w:val="0"/>
          <w:sz w:val="24"/>
        </w:rPr>
        <w:t>的查询优化器，不用人去多操心，自己就能挑出一条最省力的执行路径来；再把这路径配上合适的索引，数据检索的效率，自然就往上去了。</w:t>
      </w:r>
    </w:p>
    <w:p w14:paraId="062AFDA5"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本系统采用</w:t>
      </w:r>
      <w:r>
        <w:rPr>
          <w:rFonts w:ascii="Times New Roman" w:hAnsi="Times New Roman" w:eastAsia="Times New Roman"/>
          <w:b w:val="0"/>
          <w:sz w:val="24"/>
        </w:rPr>
        <w:t>MySQL5</w:t>
      </w:r>
      <w:r>
        <w:rPr>
          <w:rFonts w:ascii="宋体" w:hAnsi="宋体" w:eastAsia="宋体"/>
          <w:b w:val="0"/>
          <w:sz w:val="24"/>
        </w:rPr>
        <w:t>.</w:t>
      </w:r>
      <w:r>
        <w:rPr>
          <w:rFonts w:ascii="Times New Roman" w:hAnsi="Times New Roman" w:eastAsia="Times New Roman"/>
          <w:b w:val="0"/>
          <w:sz w:val="24"/>
        </w:rPr>
        <w:t>7</w:t>
      </w:r>
      <w:r>
        <w:rPr>
          <w:rFonts w:ascii="宋体" w:hAnsi="宋体" w:eastAsia="宋体"/>
          <w:b w:val="0"/>
          <w:sz w:val="24"/>
        </w:rPr>
        <w:t>版本作为数据存储方案，数据库命名为</w:t>
      </w:r>
      <w:r>
        <w:rPr>
          <w:rFonts w:ascii="Times New Roman" w:hAnsi="Times New Roman" w:eastAsia="Times New Roman"/>
          <w:b w:val="0"/>
          <w:sz w:val="24"/>
        </w:rPr>
        <w:t>db</w:t>
      </w:r>
      <w:r>
        <w:rPr>
          <w:rFonts w:ascii="宋体" w:hAnsi="宋体" w:eastAsia="宋体"/>
          <w:b w:val="0"/>
          <w:sz w:val="24"/>
        </w:rPr>
        <w:t>_</w:t>
      </w:r>
      <w:r>
        <w:rPr>
          <w:rFonts w:ascii="Times New Roman" w:hAnsi="Times New Roman" w:eastAsia="Times New Roman"/>
          <w:b w:val="0"/>
          <w:sz w:val="24"/>
        </w:rPr>
        <w:t>fwzl</w:t>
      </w:r>
      <w:r>
        <w:rPr>
          <w:rFonts w:ascii="宋体" w:hAnsi="宋体" w:eastAsia="宋体"/>
          <w:b w:val="0"/>
          <w:sz w:val="24"/>
        </w:rPr>
        <w:t>。数据库中包含用户表</w:t>
      </w:r>
      <w:r>
        <w:rPr>
          <w:rFonts w:ascii="Times New Roman" w:hAnsi="Times New Roman" w:eastAsia="Times New Roman"/>
          <w:b w:val="0"/>
          <w:sz w:val="24"/>
        </w:rPr>
        <w:t>yonghu</w:t>
      </w:r>
      <w:r>
        <w:rPr>
          <w:rFonts w:ascii="宋体" w:hAnsi="宋体" w:eastAsia="宋体"/>
          <w:b w:val="0"/>
          <w:sz w:val="24"/>
        </w:rPr>
        <w:t>、房屋信息表</w:t>
      </w:r>
      <w:r>
        <w:rPr>
          <w:rFonts w:ascii="Times New Roman" w:hAnsi="Times New Roman" w:eastAsia="Times New Roman"/>
          <w:b w:val="0"/>
          <w:sz w:val="24"/>
        </w:rPr>
        <w:t>fangwuxinxi</w:t>
      </w:r>
      <w:r>
        <w:rPr>
          <w:rFonts w:ascii="宋体" w:hAnsi="宋体" w:eastAsia="宋体"/>
          <w:b w:val="0"/>
          <w:sz w:val="24"/>
        </w:rPr>
        <w:t>、房屋类型表</w:t>
      </w:r>
      <w:r>
        <w:rPr>
          <w:rFonts w:ascii="Times New Roman" w:hAnsi="Times New Roman" w:eastAsia="Times New Roman"/>
          <w:b w:val="0"/>
          <w:sz w:val="24"/>
        </w:rPr>
        <w:t>fangwuleixing</w:t>
      </w:r>
      <w:r>
        <w:rPr>
          <w:rFonts w:ascii="宋体" w:hAnsi="宋体" w:eastAsia="宋体"/>
          <w:b w:val="0"/>
          <w:sz w:val="24"/>
        </w:rPr>
        <w:t>、预约看房表</w:t>
      </w:r>
      <w:r>
        <w:rPr>
          <w:rFonts w:ascii="Times New Roman" w:hAnsi="Times New Roman" w:eastAsia="Times New Roman"/>
          <w:b w:val="0"/>
          <w:sz w:val="24"/>
        </w:rPr>
        <w:t>yuyuekanfang</w:t>
      </w:r>
      <w:r>
        <w:rPr>
          <w:rFonts w:ascii="宋体" w:hAnsi="宋体" w:eastAsia="宋体"/>
          <w:b w:val="0"/>
          <w:sz w:val="24"/>
        </w:rPr>
        <w:t>、在线签约表</w:t>
      </w:r>
      <w:r>
        <w:rPr>
          <w:rFonts w:ascii="Times New Roman" w:hAnsi="Times New Roman" w:eastAsia="Times New Roman"/>
          <w:b w:val="0"/>
          <w:sz w:val="24"/>
        </w:rPr>
        <w:t>zaixianqianyue</w:t>
      </w:r>
      <w:r>
        <w:rPr>
          <w:rFonts w:ascii="宋体" w:hAnsi="宋体" w:eastAsia="宋体"/>
          <w:b w:val="0"/>
          <w:sz w:val="24"/>
        </w:rPr>
        <w:t>、租赁评价表</w:t>
      </w:r>
      <w:r>
        <w:rPr>
          <w:rFonts w:ascii="Times New Roman" w:hAnsi="Times New Roman" w:eastAsia="Times New Roman"/>
          <w:b w:val="0"/>
          <w:sz w:val="24"/>
        </w:rPr>
        <w:t>zulinpingjia</w:t>
      </w:r>
      <w:r>
        <w:rPr>
          <w:rFonts w:ascii="宋体" w:hAnsi="宋体" w:eastAsia="宋体"/>
          <w:b w:val="0"/>
          <w:sz w:val="24"/>
        </w:rPr>
        <w:t>、收藏表</w:t>
      </w:r>
      <w:r>
        <w:rPr>
          <w:rFonts w:ascii="Times New Roman" w:hAnsi="Times New Roman" w:eastAsia="Times New Roman"/>
          <w:b w:val="0"/>
          <w:sz w:val="24"/>
        </w:rPr>
        <w:t>storeup</w:t>
      </w:r>
      <w:r>
        <w:rPr>
          <w:rFonts w:ascii="宋体" w:hAnsi="宋体" w:eastAsia="宋体"/>
          <w:b w:val="0"/>
          <w:sz w:val="24"/>
        </w:rPr>
        <w:t>、论坛表</w:t>
      </w:r>
      <w:r>
        <w:rPr>
          <w:rFonts w:ascii="Times New Roman" w:hAnsi="Times New Roman" w:eastAsia="Times New Roman"/>
          <w:b w:val="0"/>
          <w:sz w:val="24"/>
        </w:rPr>
        <w:t>forum</w:t>
      </w:r>
      <w:r>
        <w:rPr>
          <w:rFonts w:ascii="宋体" w:hAnsi="宋体" w:eastAsia="宋体"/>
          <w:b w:val="0"/>
          <w:sz w:val="24"/>
        </w:rPr>
        <w:t>、资讯表</w:t>
      </w:r>
      <w:r>
        <w:rPr>
          <w:rFonts w:ascii="Times New Roman" w:hAnsi="Times New Roman" w:eastAsia="Times New Roman"/>
          <w:b w:val="0"/>
          <w:sz w:val="24"/>
        </w:rPr>
        <w:t>news</w:t>
      </w:r>
      <w:r>
        <w:rPr>
          <w:rFonts w:ascii="宋体" w:hAnsi="宋体" w:eastAsia="宋体"/>
          <w:b w:val="0"/>
          <w:sz w:val="24"/>
        </w:rPr>
        <w:t>、客服表</w:t>
      </w:r>
      <w:r>
        <w:rPr>
          <w:rFonts w:ascii="Times New Roman" w:hAnsi="Times New Roman" w:eastAsia="Times New Roman"/>
          <w:b w:val="0"/>
          <w:sz w:val="24"/>
        </w:rPr>
        <w:t>chat</w:t>
      </w:r>
      <w:r>
        <w:rPr>
          <w:rFonts w:ascii="宋体" w:hAnsi="宋体" w:eastAsia="宋体"/>
          <w:b w:val="0"/>
          <w:sz w:val="24"/>
        </w:rPr>
        <w:t>等核心业务表。</w:t>
      </w:r>
    </w:p>
    <w:p w14:paraId="3A51536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表结构这事，下的是笨功夫，老老实实照着第三范式的规矩来，图的就一样：别让数据冗余在里头作怪。表与表之间的牵连，靠的是外键关联。拿预约看房表来说，里头的</w:t>
      </w:r>
      <w:r>
        <w:rPr>
          <w:rFonts w:ascii="Times New Roman" w:hAnsi="Times New Roman" w:eastAsia="Times New Roman"/>
          <w:b w:val="0"/>
          <w:sz w:val="24"/>
        </w:rPr>
        <w:t>yonghuming</w:t>
      </w:r>
      <w:r>
        <w:rPr>
          <w:rFonts w:ascii="宋体" w:hAnsi="宋体" w:eastAsia="宋体"/>
          <w:b w:val="0"/>
          <w:sz w:val="24"/>
        </w:rPr>
        <w:t>字段，牵着的就是用户表；</w:t>
      </w:r>
      <w:r>
        <w:rPr>
          <w:rFonts w:ascii="Times New Roman" w:hAnsi="Times New Roman" w:eastAsia="Times New Roman"/>
          <w:b w:val="0"/>
          <w:sz w:val="24"/>
        </w:rPr>
        <w:t>fangwumingcheng</w:t>
      </w:r>
      <w:r>
        <w:rPr>
          <w:rFonts w:ascii="宋体" w:hAnsi="宋体" w:eastAsia="宋体"/>
          <w:b w:val="0"/>
          <w:sz w:val="24"/>
        </w:rPr>
        <w:t>字段，则跟房屋信息表挂着钩。查询这块，想让速度快些，便在那些最常被翻检的字段上——用户名、房屋名称、预约日期——都加上了索引。至于用户名、合同编号这些绝不能有重样的，干脆利落地设了</w:t>
      </w:r>
      <w:r>
        <w:rPr>
          <w:rFonts w:ascii="Times New Roman" w:hAnsi="Times New Roman" w:eastAsia="Times New Roman"/>
          <w:b w:val="0"/>
          <w:sz w:val="24"/>
        </w:rPr>
        <w:t>UNIQUE</w:t>
      </w:r>
      <w:r>
        <w:rPr>
          <w:rFonts w:ascii="宋体" w:hAnsi="宋体" w:eastAsia="宋体"/>
          <w:b w:val="0"/>
          <w:sz w:val="24"/>
        </w:rPr>
        <w:t>约束，从根上防着重复数据溜进来。</w:t>
      </w:r>
    </w:p>
    <w:p w14:paraId="5CFA1DB7"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字符集，选的是</w:t>
      </w:r>
      <w:r>
        <w:rPr>
          <w:rFonts w:ascii="Times New Roman" w:hAnsi="Times New Roman" w:eastAsia="Times New Roman"/>
          <w:b w:val="0"/>
          <w:sz w:val="24"/>
        </w:rPr>
        <w:t>UTF</w:t>
      </w:r>
      <w:r>
        <w:rPr>
          <w:rFonts w:ascii="宋体" w:hAnsi="宋体" w:eastAsia="宋体"/>
          <w:b w:val="0"/>
          <w:sz w:val="24"/>
        </w:rPr>
        <w:t>-</w:t>
      </w:r>
      <w:r>
        <w:rPr>
          <w:rFonts w:ascii="Times New Roman" w:hAnsi="Times New Roman" w:eastAsia="Times New Roman"/>
          <w:b w:val="0"/>
          <w:sz w:val="24"/>
        </w:rPr>
        <w:t>8</w:t>
      </w:r>
      <w:r>
        <w:rPr>
          <w:rFonts w:ascii="宋体" w:hAnsi="宋体" w:eastAsia="宋体"/>
          <w:b w:val="0"/>
          <w:sz w:val="24"/>
        </w:rPr>
        <w:t>编码。中文也好，那些稀奇古怪的特殊字符也罢，存进来都不在话下。时间相关的字段，用了</w:t>
      </w:r>
      <w:r>
        <w:rPr>
          <w:rFonts w:ascii="Times New Roman" w:hAnsi="Times New Roman" w:eastAsia="Times New Roman"/>
          <w:b w:val="0"/>
          <w:sz w:val="24"/>
        </w:rPr>
        <w:t>DATETIME</w:t>
      </w:r>
      <w:r>
        <w:rPr>
          <w:rFonts w:ascii="宋体" w:hAnsi="宋体" w:eastAsia="宋体"/>
          <w:b w:val="0"/>
          <w:sz w:val="24"/>
        </w:rPr>
        <w:t>类型，能一直精确到秒。往后做业务统计、跑数据分析，手里攥着的都是细致的时间刻度，心里更有底。文本内容那一块，则放上了</w:t>
      </w:r>
      <w:r>
        <w:rPr>
          <w:rFonts w:ascii="Times New Roman" w:hAnsi="Times New Roman" w:eastAsia="Times New Roman"/>
          <w:b w:val="0"/>
          <w:sz w:val="24"/>
        </w:rPr>
        <w:t>LONGTEXT</w:t>
      </w:r>
      <w:r>
        <w:rPr>
          <w:rFonts w:ascii="宋体" w:hAnsi="宋体" w:eastAsia="宋体"/>
          <w:b w:val="0"/>
          <w:sz w:val="24"/>
        </w:rPr>
        <w:t>类型，撑得起富文本那种沉沉的内容往下搁。数据库还守着一套定期备份的机制——就算真碰上什么意外，数据也不至于丢了魂，恢复起来能有个牢靠的着落。</w:t>
      </w:r>
    </w:p>
    <w:p w14:paraId="0252DA43" w14:textId="77777777" w:rsidR="004E229F" w:rsidRDefault="00000000">
      <w:pPr>
        <w:pStyle w:val="2"/>
        <w:tabs>
          <w:tab w:val="left" w:pos="576"/>
        </w:tabs>
        <w:spacing w:beforeLines="30" w:before="0" w:afterLines="30" w:after="0" w:line="240" w:lineRule="auto"/>
        <w:ind w:left="578" w:hanging="578"/>
        <w:jc w:val="left"/>
        <w:rPr>
          <w:rFonts w:ascii="Times New Roman" w:hAnsi="Times New Roman"/>
          <w:b w:val="0"/>
          <w:bCs/>
          <w:color w:val="000000" w:themeColor="text1"/>
          <w:sz w:val="30"/>
          <w:szCs w:val="30"/>
        </w:rPr>
      </w:pPr>
      <w:r>
        <w:rPr>
          <w:rFonts w:ascii="Times New Roman" w:hAnsi="Times New Roman" w:eastAsia="Times New Roman"/>
          <w:b/>
          <w:sz w:val="24"/>
        </w:rPr>
        <w:t>2</w:t>
      </w:r>
      <w:r>
        <w:rPr>
          <w:rFonts w:ascii="黑体" w:hAnsi="黑体" w:eastAsia="黑体"/>
          <w:b/>
          <w:sz w:val="24"/>
        </w:rPr>
        <w:t>.</w:t>
      </w:r>
      <w:r>
        <w:rPr>
          <w:rFonts w:ascii="Times New Roman" w:hAnsi="Times New Roman" w:eastAsia="Times New Roman"/>
          <w:b/>
          <w:sz w:val="24"/>
        </w:rPr>
        <w:t>4</w:t>
      </w:r>
      <w:r>
        <w:rPr>
          <w:rFonts w:ascii="黑体" w:hAnsi="黑体" w:eastAsia="黑体"/>
          <w:b/>
          <w:sz w:val="24"/>
        </w:rPr>
        <w:t xml:space="preserve"> 开发工具与环境</w:t>
      </w:r>
    </w:p>
    <w:p w14:paraId="3F8BFB94"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4</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 xml:space="preserve"> </w:t>
      </w:r>
      <w:r>
        <w:rPr>
          <w:rFonts w:ascii="Times New Roman" w:hAnsi="Times New Roman" w:eastAsia="Times New Roman"/>
          <w:b/>
          <w:sz w:val="24"/>
        </w:rPr>
        <w:t>IntelliJ</w:t>
      </w:r>
      <w:r>
        <w:rPr>
          <w:rFonts w:ascii="宋体" w:hAnsi="宋体" w:eastAsia="宋体"/>
          <w:b/>
          <w:sz w:val="24"/>
        </w:rPr>
        <w:t xml:space="preserve"> </w:t>
      </w:r>
      <w:r>
        <w:rPr>
          <w:rFonts w:ascii="Times New Roman" w:hAnsi="Times New Roman" w:eastAsia="Times New Roman"/>
          <w:b/>
          <w:sz w:val="24"/>
        </w:rPr>
        <w:t>IDEA</w:t>
      </w:r>
      <w:r>
        <w:rPr>
          <w:rFonts w:ascii="宋体" w:hAnsi="宋体" w:eastAsia="宋体"/>
          <w:b/>
          <w:sz w:val="24"/>
        </w:rPr>
        <w:t>开发工具</w:t>
      </w:r>
    </w:p>
    <w:p w14:paraId="783F424B"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IntelliJ</w:t>
      </w:r>
      <w:r>
        <w:rPr>
          <w:rFonts w:ascii="宋体" w:hAnsi="宋体" w:eastAsia="宋体"/>
          <w:b w:val="0"/>
          <w:sz w:val="24"/>
        </w:rPr>
        <w:t xml:space="preserve"> </w:t>
      </w:r>
      <w:r>
        <w:rPr>
          <w:rFonts w:ascii="Times New Roman" w:hAnsi="Times New Roman" w:eastAsia="Times New Roman"/>
          <w:b w:val="0"/>
          <w:sz w:val="24"/>
        </w:rPr>
        <w:t>IDEA</w:t>
      </w:r>
      <w:r>
        <w:rPr>
          <w:rFonts w:ascii="宋体" w:hAnsi="宋体" w:eastAsia="宋体"/>
          <w:b w:val="0"/>
          <w:sz w:val="24"/>
        </w:rPr>
        <w:t>是</w:t>
      </w:r>
      <w:r>
        <w:rPr>
          <w:rFonts w:ascii="Times New Roman" w:hAnsi="Times New Roman" w:eastAsia="Times New Roman"/>
          <w:b w:val="0"/>
          <w:sz w:val="24"/>
        </w:rPr>
        <w:t>JetBrains</w:t>
      </w:r>
      <w:r>
        <w:rPr>
          <w:rFonts w:ascii="宋体" w:hAnsi="宋体" w:eastAsia="宋体"/>
          <w:b w:val="0"/>
          <w:sz w:val="24"/>
        </w:rPr>
        <w:t>公司开发的</w:t>
      </w:r>
      <w:r>
        <w:rPr>
          <w:rFonts w:ascii="Times New Roman" w:hAnsi="Times New Roman" w:eastAsia="Times New Roman"/>
          <w:b w:val="0"/>
          <w:sz w:val="24"/>
        </w:rPr>
        <w:t>Java</w:t>
      </w:r>
      <w:r>
        <w:rPr>
          <w:rFonts w:ascii="宋体" w:hAnsi="宋体" w:eastAsia="宋体"/>
          <w:b w:val="0"/>
          <w:sz w:val="24"/>
        </w:rPr>
        <w:t>集成开发环境，被公认为业界最智能的</w:t>
      </w:r>
      <w:r>
        <w:rPr>
          <w:rFonts w:ascii="Times New Roman" w:hAnsi="Times New Roman" w:eastAsia="Times New Roman"/>
          <w:b w:val="0"/>
          <w:sz w:val="24"/>
        </w:rPr>
        <w:t>Java</w:t>
      </w:r>
      <w:r>
        <w:rPr>
          <w:rFonts w:ascii="宋体" w:hAnsi="宋体" w:eastAsia="宋体"/>
          <w:b w:val="0"/>
          <w:sz w:val="24"/>
        </w:rPr>
        <w:t xml:space="preserve"> </w:t>
      </w:r>
      <w:r>
        <w:rPr>
          <w:rFonts w:ascii="Times New Roman" w:hAnsi="Times New Roman" w:eastAsia="Times New Roman"/>
          <w:b w:val="0"/>
          <w:sz w:val="24"/>
        </w:rPr>
        <w:t>IDE</w:t>
      </w:r>
      <w:r>
        <w:rPr>
          <w:rFonts w:ascii="宋体" w:hAnsi="宋体" w:eastAsia="宋体"/>
          <w:b w:val="0"/>
          <w:sz w:val="24"/>
        </w:rPr>
        <w:t>。相比</w:t>
      </w:r>
      <w:r>
        <w:rPr>
          <w:rFonts w:ascii="Times New Roman" w:hAnsi="Times New Roman" w:eastAsia="Times New Roman"/>
          <w:b w:val="0"/>
          <w:sz w:val="24"/>
        </w:rPr>
        <w:t>Eclipse</w:t>
      </w:r>
      <w:r>
        <w:rPr>
          <w:rFonts w:ascii="宋体" w:hAnsi="宋体" w:eastAsia="宋体"/>
          <w:b w:val="0"/>
          <w:sz w:val="24"/>
        </w:rPr>
        <w:t>等传统</w:t>
      </w:r>
      <w:r>
        <w:rPr>
          <w:rFonts w:ascii="Times New Roman" w:hAnsi="Times New Roman" w:eastAsia="Times New Roman"/>
          <w:b w:val="0"/>
          <w:sz w:val="24"/>
        </w:rPr>
        <w:t>IDE</w:t>
      </w:r>
      <w:r>
        <w:rPr>
          <w:rFonts w:ascii="宋体" w:hAnsi="宋体" w:eastAsia="宋体"/>
          <w:b w:val="0"/>
          <w:sz w:val="24"/>
        </w:rPr>
        <w:t>，</w:t>
      </w:r>
      <w:r>
        <w:rPr>
          <w:rFonts w:ascii="Times New Roman" w:hAnsi="Times New Roman" w:eastAsia="Times New Roman"/>
          <w:b w:val="0"/>
          <w:sz w:val="24"/>
        </w:rPr>
        <w:t>IDEA</w:t>
      </w:r>
      <w:r>
        <w:rPr>
          <w:rFonts w:ascii="宋体" w:hAnsi="宋体" w:eastAsia="宋体"/>
          <w:b w:val="0"/>
          <w:sz w:val="24"/>
        </w:rPr>
        <w:t>提供了更强大的代码补全、智能重构、代码检查等功能。其深度集成了</w:t>
      </w:r>
      <w:r>
        <w:rPr>
          <w:rFonts w:ascii="Times New Roman" w:hAnsi="Times New Roman" w:eastAsia="Times New Roman"/>
          <w:b w:val="0"/>
          <w:sz w:val="24"/>
        </w:rPr>
        <w:t>Maven</w:t>
      </w:r>
      <w:r>
        <w:rPr>
          <w:rFonts w:ascii="宋体" w:hAnsi="宋体" w:eastAsia="宋体"/>
          <w:b w:val="0"/>
          <w:sz w:val="24"/>
        </w:rPr>
        <w:t>、</w:t>
      </w:r>
      <w:r>
        <w:rPr>
          <w:rFonts w:ascii="Times New Roman" w:hAnsi="Times New Roman" w:eastAsia="Times New Roman"/>
          <w:b w:val="0"/>
          <w:sz w:val="24"/>
        </w:rPr>
        <w:t>Git</w:t>
      </w:r>
      <w:r>
        <w:rPr>
          <w:rFonts w:ascii="宋体" w:hAnsi="宋体" w:eastAsia="宋体"/>
          <w:b w:val="0"/>
          <w:sz w:val="24"/>
        </w:rPr>
        <w:t>、数据库工具等常用工具，开发者无需切换多个软件即可完成全部开发工作。</w:t>
      </w:r>
    </w:p>
    <w:p w14:paraId="2DDF2CC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本系统后端开发这一块，主要的开发工具，选的是</w:t>
      </w:r>
      <w:r>
        <w:rPr>
          <w:rFonts w:ascii="Times New Roman" w:hAnsi="Times New Roman" w:eastAsia="Times New Roman"/>
          <w:b w:val="0"/>
          <w:sz w:val="24"/>
        </w:rPr>
        <w:t>IntelliJ</w:t>
      </w:r>
      <w:r>
        <w:rPr>
          <w:rFonts w:ascii="宋体" w:hAnsi="宋体" w:eastAsia="宋体"/>
          <w:b w:val="0"/>
          <w:sz w:val="24"/>
        </w:rPr>
        <w:t xml:space="preserve"> </w:t>
      </w:r>
      <w:r>
        <w:rPr>
          <w:rFonts w:ascii="Times New Roman" w:hAnsi="Times New Roman" w:eastAsia="Times New Roman"/>
          <w:b w:val="0"/>
          <w:sz w:val="24"/>
        </w:rPr>
        <w:t>IDEA</w:t>
      </w:r>
      <w:r>
        <w:rPr>
          <w:rFonts w:ascii="宋体" w:hAnsi="宋体" w:eastAsia="宋体"/>
          <w:b w:val="0"/>
          <w:sz w:val="24"/>
        </w:rPr>
        <w:t>。它的智能代码补全，不是那种死板的提示，而是能顺着上下文，去推敲变量该是什么类型，再悄悄把可用的方法和属性递到你眼前——有了这点机灵劲儿，编码的效率往上走了一大截，手底下的活儿也轻快不少。</w:t>
      </w:r>
      <w:r>
        <w:rPr>
          <w:rFonts w:ascii="Times New Roman" w:hAnsi="Times New Roman" w:eastAsia="Times New Roman"/>
          <w:b w:val="0"/>
          <w:sz w:val="24"/>
        </w:rPr>
        <w:t>IDE</w:t>
      </w:r>
      <w:r>
        <w:rPr>
          <w:rFonts w:ascii="宋体" w:hAnsi="宋体" w:eastAsia="宋体"/>
          <w:b w:val="0"/>
          <w:sz w:val="24"/>
        </w:rPr>
        <w:t>里头还内嵌了代码检查的工具，像一个在你背后留神看的同伴，能实时把空指针的风险、忘了关闭的资源、不经意间重复的代码这些暗桩一一挑出来，帮着把代码写得愈发牢靠些。它的重构功能，也颇叫人放心：重命名也好，抽取方法、挪动类也罢，一声令下，所有引用的角落它都悄没声息地自动替你更新妥帖，让你敢下手去改，不怕牵出什么旁生的乱子。</w:t>
      </w:r>
    </w:p>
    <w:p w14:paraId="65C6DAE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在</w:t>
      </w:r>
      <w:r>
        <w:rPr>
          <w:rFonts w:ascii="Times New Roman" w:hAnsi="Times New Roman" w:eastAsia="Times New Roman"/>
          <w:b w:val="0"/>
          <w:sz w:val="24"/>
        </w:rPr>
        <w:t>IDEA</w:t>
      </w:r>
      <w:r>
        <w:rPr>
          <w:rFonts w:ascii="宋体" w:hAnsi="宋体" w:eastAsia="宋体"/>
          <w:b w:val="0"/>
          <w:sz w:val="24"/>
        </w:rPr>
        <w:t>里头，</w:t>
      </w:r>
      <w:r>
        <w:rPr>
          <w:rFonts w:ascii="Times New Roman" w:hAnsi="Times New Roman" w:eastAsia="Times New Roman"/>
          <w:b w:val="0"/>
          <w:sz w:val="24"/>
        </w:rPr>
        <w:t>Maven</w:t>
      </w:r>
      <w:r>
        <w:rPr>
          <w:rFonts w:ascii="宋体" w:hAnsi="宋体" w:eastAsia="宋体"/>
          <w:b w:val="0"/>
          <w:sz w:val="24"/>
        </w:rPr>
        <w:t>那一摊子事儿，都归到了一个可视化的工具窗口里。项目的依赖，你可以在里头直观地瞧见、打理；想跑什么</w:t>
      </w:r>
      <w:r>
        <w:rPr>
          <w:rFonts w:ascii="Times New Roman" w:hAnsi="Times New Roman" w:eastAsia="Times New Roman"/>
          <w:b w:val="0"/>
          <w:sz w:val="24"/>
        </w:rPr>
        <w:t>Maven</w:t>
      </w:r>
      <w:r>
        <w:rPr>
          <w:rFonts w:ascii="宋体" w:hAnsi="宋体" w:eastAsia="宋体"/>
          <w:b w:val="0"/>
          <w:sz w:val="24"/>
        </w:rPr>
        <w:t>命令，也在这窗口里顺手就办了，不必再切到命令行去敲。</w:t>
      </w:r>
      <w:r>
        <w:rPr>
          <w:rFonts w:ascii="Times New Roman" w:hAnsi="Times New Roman" w:eastAsia="Times New Roman"/>
          <w:b w:val="0"/>
          <w:sz w:val="24"/>
        </w:rPr>
        <w:t>Git</w:t>
      </w:r>
      <w:r>
        <w:rPr>
          <w:rFonts w:ascii="宋体" w:hAnsi="宋体" w:eastAsia="宋体"/>
          <w:b w:val="0"/>
          <w:sz w:val="24"/>
        </w:rPr>
        <w:t>的集成，也一样做得贴切：提交、推送、拉取，还有分支的切来切去——版本控制上这些日常的活计，都拢在了一个手边，不必再开别的工具来回倒腾。它还带着数据库工具，能直直地连上</w:t>
      </w:r>
      <w:r>
        <w:rPr>
          <w:rFonts w:ascii="Times New Roman" w:hAnsi="Times New Roman" w:eastAsia="Times New Roman"/>
          <w:b w:val="0"/>
          <w:sz w:val="24"/>
        </w:rPr>
        <w:t>MySQL</w:t>
      </w:r>
      <w:r>
        <w:rPr>
          <w:rFonts w:ascii="宋体" w:hAnsi="宋体" w:eastAsia="宋体"/>
          <w:b w:val="0"/>
          <w:sz w:val="24"/>
        </w:rPr>
        <w:t>。想看表结构，当场就能翻；想试两句</w:t>
      </w:r>
      <w:r>
        <w:rPr>
          <w:rFonts w:ascii="Times New Roman" w:hAnsi="Times New Roman" w:eastAsia="Times New Roman"/>
          <w:b w:val="0"/>
          <w:sz w:val="24"/>
        </w:rPr>
        <w:t>SQL</w:t>
      </w:r>
      <w:r>
        <w:rPr>
          <w:rFonts w:ascii="宋体" w:hAnsi="宋体" w:eastAsia="宋体"/>
          <w:b w:val="0"/>
          <w:sz w:val="24"/>
        </w:rPr>
        <w:t>，也有地方跑；就连导入导出数据这种事，也一并撑了起来。调试那一块，功夫更是下得深：断点调试是基本功，条件断点让排查问题更精准，表达式求值则能随手探一探运行时的状态——靠着这些，程序里藏着的那些疙瘩，找起来便省劲不少。</w:t>
      </w:r>
    </w:p>
    <w:p w14:paraId="18C82091"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4</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 xml:space="preserve"> </w:t>
      </w:r>
      <w:r>
        <w:rPr>
          <w:rFonts w:ascii="Times New Roman" w:hAnsi="Times New Roman" w:eastAsia="Times New Roman"/>
          <w:b/>
          <w:sz w:val="24"/>
        </w:rPr>
        <w:t>Visual</w:t>
      </w:r>
      <w:r>
        <w:rPr>
          <w:rFonts w:ascii="宋体" w:hAnsi="宋体" w:eastAsia="宋体"/>
          <w:b/>
          <w:sz w:val="24"/>
        </w:rPr>
        <w:t xml:space="preserve"> </w:t>
      </w:r>
      <w:r>
        <w:rPr>
          <w:rFonts w:ascii="Times New Roman" w:hAnsi="Times New Roman" w:eastAsia="Times New Roman"/>
          <w:b/>
          <w:sz w:val="24"/>
        </w:rPr>
        <w:t>Studio</w:t>
      </w:r>
      <w:r>
        <w:rPr>
          <w:rFonts w:ascii="宋体" w:hAnsi="宋体" w:eastAsia="宋体"/>
          <w:b/>
          <w:sz w:val="24"/>
        </w:rPr>
        <w:t xml:space="preserve"> </w:t>
      </w:r>
      <w:r>
        <w:rPr>
          <w:rFonts w:ascii="Times New Roman" w:hAnsi="Times New Roman" w:eastAsia="Times New Roman"/>
          <w:b/>
          <w:sz w:val="24"/>
        </w:rPr>
        <w:t>Code</w:t>
      </w:r>
      <w:r>
        <w:rPr>
          <w:rFonts w:ascii="宋体" w:hAnsi="宋体" w:eastAsia="宋体"/>
          <w:b/>
          <w:sz w:val="24"/>
        </w:rPr>
        <w:t>编辑器</w:t>
      </w:r>
    </w:p>
    <w:p w14:paraId="509615F2"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Visual</w:t>
      </w:r>
      <w:r>
        <w:rPr>
          <w:rFonts w:ascii="宋体" w:hAnsi="宋体" w:eastAsia="宋体"/>
          <w:b w:val="0"/>
          <w:sz w:val="24"/>
        </w:rPr>
        <w:t xml:space="preserve"> </w:t>
      </w:r>
      <w:r>
        <w:rPr>
          <w:rFonts w:ascii="Times New Roman" w:hAnsi="Times New Roman" w:eastAsia="Times New Roman"/>
          <w:b w:val="0"/>
          <w:sz w:val="24"/>
        </w:rPr>
        <w:t>Studio</w:t>
      </w:r>
      <w:r>
        <w:rPr>
          <w:rFonts w:ascii="宋体" w:hAnsi="宋体" w:eastAsia="宋体"/>
          <w:b w:val="0"/>
          <w:sz w:val="24"/>
        </w:rPr>
        <w:t xml:space="preserve"> </w:t>
      </w:r>
      <w:r>
        <w:rPr>
          <w:rFonts w:ascii="Times New Roman" w:hAnsi="Times New Roman" w:eastAsia="Times New Roman"/>
          <w:b w:val="0"/>
          <w:sz w:val="24"/>
        </w:rPr>
        <w:t>Code</w:t>
      </w:r>
      <w:r>
        <w:rPr>
          <w:rFonts w:ascii="宋体" w:hAnsi="宋体" w:eastAsia="宋体"/>
          <w:b w:val="0"/>
          <w:sz w:val="24"/>
        </w:rPr>
        <w:t>，微软出的一款轻量级编辑器，靠丰富的插件生态，几乎什么语言都能对付。启动快，资源吃得少，界面也干净利落。</w:t>
      </w:r>
      <w:r>
        <w:rPr>
          <w:rFonts w:ascii="Times New Roman" w:hAnsi="Times New Roman" w:eastAsia="Times New Roman"/>
          <w:b w:val="0"/>
          <w:sz w:val="24"/>
        </w:rPr>
        <w:t>Git</w:t>
      </w:r>
      <w:r>
        <w:rPr>
          <w:rFonts w:ascii="宋体" w:hAnsi="宋体" w:eastAsia="宋体"/>
          <w:b w:val="0"/>
          <w:sz w:val="24"/>
        </w:rPr>
        <w:t>集成、终端、调试器这些日常要用的，都内建好了。插件市场更是齐全，语法高亮、代码补全、格式化、</w:t>
      </w:r>
      <w:r>
        <w:rPr>
          <w:rFonts w:ascii="Times New Roman" w:hAnsi="Times New Roman" w:eastAsia="Times New Roman"/>
          <w:b w:val="0"/>
          <w:sz w:val="24"/>
        </w:rPr>
        <w:t>Lint</w:t>
      </w:r>
      <w:r>
        <w:rPr>
          <w:rFonts w:ascii="宋体" w:hAnsi="宋体" w:eastAsia="宋体"/>
          <w:b w:val="0"/>
          <w:sz w:val="24"/>
        </w:rPr>
        <w:t>检查，想要什么找着装上便是。</w:t>
      </w:r>
    </w:p>
    <w:p w14:paraId="28D4B26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本系统前端就用</w:t>
      </w:r>
      <w:r>
        <w:rPr>
          <w:rFonts w:ascii="Times New Roman" w:hAnsi="Times New Roman" w:eastAsia="Times New Roman"/>
          <w:b w:val="0"/>
          <w:sz w:val="24"/>
        </w:rPr>
        <w:t>VS</w:t>
      </w:r>
      <w:r>
        <w:rPr>
          <w:rFonts w:ascii="宋体" w:hAnsi="宋体" w:eastAsia="宋体"/>
          <w:b w:val="0"/>
          <w:sz w:val="24"/>
        </w:rPr>
        <w:t xml:space="preserve"> </w:t>
      </w:r>
      <w:r>
        <w:rPr>
          <w:rFonts w:ascii="Times New Roman" w:hAnsi="Times New Roman" w:eastAsia="Times New Roman"/>
          <w:b w:val="0"/>
          <w:sz w:val="24"/>
        </w:rPr>
        <w:t>Code</w:t>
      </w:r>
      <w:r>
        <w:rPr>
          <w:rFonts w:ascii="宋体" w:hAnsi="宋体" w:eastAsia="宋体"/>
          <w:b w:val="0"/>
          <w:sz w:val="24"/>
        </w:rPr>
        <w:t>。装了</w:t>
      </w:r>
      <w:r>
        <w:rPr>
          <w:rFonts w:ascii="Times New Roman" w:hAnsi="Times New Roman" w:eastAsia="Times New Roman"/>
          <w:b w:val="0"/>
          <w:sz w:val="24"/>
        </w:rPr>
        <w:t>Vetur</w:t>
      </w:r>
      <w:r>
        <w:rPr>
          <w:rFonts w:ascii="宋体" w:hAnsi="宋体" w:eastAsia="宋体"/>
          <w:b w:val="0"/>
          <w:sz w:val="24"/>
        </w:rPr>
        <w:t>，.</w:t>
      </w:r>
      <w:r>
        <w:rPr>
          <w:rFonts w:ascii="Times New Roman" w:hAnsi="Times New Roman" w:eastAsia="Times New Roman"/>
          <w:b w:val="0"/>
          <w:sz w:val="24"/>
        </w:rPr>
        <w:t>vue</w:t>
      </w:r>
      <w:r>
        <w:rPr>
          <w:rFonts w:ascii="宋体" w:hAnsi="宋体" w:eastAsia="宋体"/>
          <w:b w:val="0"/>
          <w:sz w:val="24"/>
        </w:rPr>
        <w:t>文件的语法高亮、补全、纠错就都有了。</w:t>
      </w:r>
      <w:r>
        <w:rPr>
          <w:rFonts w:ascii="Times New Roman" w:hAnsi="Times New Roman" w:eastAsia="Times New Roman"/>
          <w:b w:val="0"/>
          <w:sz w:val="24"/>
        </w:rPr>
        <w:t>ESLint</w:t>
      </w:r>
      <w:r>
        <w:rPr>
          <w:rFonts w:ascii="宋体" w:hAnsi="宋体" w:eastAsia="宋体"/>
          <w:b w:val="0"/>
          <w:sz w:val="24"/>
        </w:rPr>
        <w:t>查代码规范，</w:t>
      </w:r>
      <w:r>
        <w:rPr>
          <w:rFonts w:ascii="Times New Roman" w:hAnsi="Times New Roman" w:eastAsia="Times New Roman"/>
          <w:b w:val="0"/>
          <w:sz w:val="24"/>
        </w:rPr>
        <w:t>Prettier</w:t>
      </w:r>
      <w:r>
        <w:rPr>
          <w:rFonts w:ascii="宋体" w:hAnsi="宋体" w:eastAsia="宋体"/>
          <w:b w:val="0"/>
          <w:sz w:val="24"/>
        </w:rPr>
        <w:t>管自动格式化，风格的统一就不用费嘴皮子了。再配个.</w:t>
      </w:r>
      <w:r>
        <w:rPr>
          <w:rFonts w:ascii="Times New Roman" w:hAnsi="Times New Roman" w:eastAsia="Times New Roman"/>
          <w:b w:val="0"/>
          <w:sz w:val="24"/>
        </w:rPr>
        <w:t>editorconfig</w:t>
      </w:r>
      <w:r>
        <w:rPr>
          <w:rFonts w:ascii="宋体" w:hAnsi="宋体" w:eastAsia="宋体"/>
          <w:b w:val="0"/>
          <w:sz w:val="24"/>
        </w:rPr>
        <w:t>文件，把缩进、换行这些细碎规矩一并定好。</w:t>
      </w:r>
    </w:p>
    <w:p w14:paraId="02CC7921" w14:textId="77777777" w:rsidR="004E229F" w:rsidRDefault="00000000">
      <w:pPr>
        <w:spacing w:line="360" w:lineRule="auto" w:before="0" w:after="0"/>
        <w:ind w:firstLineChars="200" w:firstLine="480"/>
        <w:jc w:val="both"/>
        <w:rPr>
          <w:color w:val="000000" w:themeColor="text1"/>
          <w:sz w:val="24"/>
        </w:rPr>
      </w:pPr>
      <w:r>
        <w:rPr>
          <w:rFonts w:ascii="Times New Roman" w:hAnsi="Times New Roman" w:eastAsia="Times New Roman"/>
          <w:b w:val="0"/>
          <w:sz w:val="24"/>
        </w:rPr>
        <w:t>VS</w:t>
      </w:r>
      <w:r>
        <w:rPr>
          <w:rFonts w:ascii="宋体" w:hAnsi="宋体" w:eastAsia="宋体"/>
          <w:b w:val="0"/>
          <w:sz w:val="24"/>
        </w:rPr>
        <w:t xml:space="preserve"> </w:t>
      </w:r>
      <w:r>
        <w:rPr>
          <w:rFonts w:ascii="Times New Roman" w:hAnsi="Times New Roman" w:eastAsia="Times New Roman"/>
          <w:b w:val="0"/>
          <w:sz w:val="24"/>
        </w:rPr>
        <w:t>Code</w:t>
      </w:r>
      <w:r>
        <w:rPr>
          <w:rFonts w:ascii="宋体" w:hAnsi="宋体" w:eastAsia="宋体"/>
          <w:b w:val="0"/>
          <w:sz w:val="24"/>
        </w:rPr>
        <w:t>集成的终端，跑</w:t>
      </w:r>
      <w:r>
        <w:rPr>
          <w:rFonts w:ascii="Times New Roman" w:hAnsi="Times New Roman" w:eastAsia="Times New Roman"/>
          <w:b w:val="0"/>
          <w:sz w:val="24"/>
        </w:rPr>
        <w:t>npm</w:t>
      </w:r>
      <w:r>
        <w:rPr>
          <w:rFonts w:ascii="宋体" w:hAnsi="宋体" w:eastAsia="宋体"/>
          <w:b w:val="0"/>
          <w:sz w:val="24"/>
        </w:rPr>
        <w:t>命令很顺手——</w:t>
      </w:r>
      <w:r>
        <w:rPr>
          <w:rFonts w:ascii="Times New Roman" w:hAnsi="Times New Roman" w:eastAsia="Times New Roman"/>
          <w:b w:val="0"/>
          <w:sz w:val="24"/>
        </w:rPr>
        <w:t>npm</w:t>
      </w:r>
      <w:r>
        <w:rPr>
          <w:rFonts w:ascii="宋体" w:hAnsi="宋体" w:eastAsia="宋体"/>
          <w:b w:val="0"/>
          <w:sz w:val="24"/>
        </w:rPr>
        <w:t xml:space="preserve"> </w:t>
      </w:r>
      <w:r>
        <w:rPr>
          <w:rFonts w:ascii="Times New Roman" w:hAnsi="Times New Roman" w:eastAsia="Times New Roman"/>
          <w:b w:val="0"/>
          <w:sz w:val="24"/>
        </w:rPr>
        <w:t>install</w:t>
      </w:r>
      <w:r>
        <w:rPr>
          <w:rFonts w:ascii="宋体" w:hAnsi="宋体" w:eastAsia="宋体"/>
          <w:b w:val="0"/>
          <w:sz w:val="24"/>
        </w:rPr>
        <w:t>装依赖，</w:t>
      </w:r>
      <w:r>
        <w:rPr>
          <w:rFonts w:ascii="Times New Roman" w:hAnsi="Times New Roman" w:eastAsia="Times New Roman"/>
          <w:b w:val="0"/>
          <w:sz w:val="24"/>
        </w:rPr>
        <w:t>npm</w:t>
      </w:r>
      <w:r>
        <w:rPr>
          <w:rFonts w:ascii="宋体" w:hAnsi="宋体" w:eastAsia="宋体"/>
          <w:b w:val="0"/>
          <w:sz w:val="24"/>
        </w:rPr>
        <w:t xml:space="preserve"> </w:t>
      </w:r>
      <w:r>
        <w:rPr>
          <w:rFonts w:ascii="Times New Roman" w:hAnsi="Times New Roman" w:eastAsia="Times New Roman"/>
          <w:b w:val="0"/>
          <w:sz w:val="24"/>
        </w:rPr>
        <w:t>run</w:t>
      </w:r>
      <w:r>
        <w:rPr>
          <w:rFonts w:ascii="宋体" w:hAnsi="宋体" w:eastAsia="宋体"/>
          <w:b w:val="0"/>
          <w:sz w:val="24"/>
        </w:rPr>
        <w:t xml:space="preserve"> </w:t>
      </w:r>
      <w:r>
        <w:rPr>
          <w:rFonts w:ascii="Times New Roman" w:hAnsi="Times New Roman" w:eastAsia="Times New Roman"/>
          <w:b w:val="0"/>
          <w:sz w:val="24"/>
        </w:rPr>
        <w:t>dev</w:t>
      </w:r>
      <w:r>
        <w:rPr>
          <w:rFonts w:ascii="宋体" w:hAnsi="宋体" w:eastAsia="宋体"/>
          <w:b w:val="0"/>
          <w:sz w:val="24"/>
        </w:rPr>
        <w:t>起开发服务，</w:t>
      </w:r>
      <w:r>
        <w:rPr>
          <w:rFonts w:ascii="Times New Roman" w:hAnsi="Times New Roman" w:eastAsia="Times New Roman"/>
          <w:b w:val="0"/>
          <w:sz w:val="24"/>
        </w:rPr>
        <w:t>npm</w:t>
      </w:r>
      <w:r>
        <w:rPr>
          <w:rFonts w:ascii="宋体" w:hAnsi="宋体" w:eastAsia="宋体"/>
          <w:b w:val="0"/>
          <w:sz w:val="24"/>
        </w:rPr>
        <w:t xml:space="preserve"> </w:t>
      </w:r>
      <w:r>
        <w:rPr>
          <w:rFonts w:ascii="Times New Roman" w:hAnsi="Times New Roman" w:eastAsia="Times New Roman"/>
          <w:b w:val="0"/>
          <w:sz w:val="24"/>
        </w:rPr>
        <w:t>run</w:t>
      </w:r>
      <w:r>
        <w:rPr>
          <w:rFonts w:ascii="宋体" w:hAnsi="宋体" w:eastAsia="宋体"/>
          <w:b w:val="0"/>
          <w:sz w:val="24"/>
        </w:rPr>
        <w:t xml:space="preserve"> </w:t>
      </w:r>
      <w:r>
        <w:rPr>
          <w:rFonts w:ascii="Times New Roman" w:hAnsi="Times New Roman" w:eastAsia="Times New Roman"/>
          <w:b w:val="0"/>
          <w:sz w:val="24"/>
        </w:rPr>
        <w:t>build</w:t>
      </w:r>
      <w:r>
        <w:rPr>
          <w:rFonts w:ascii="宋体" w:hAnsi="宋体" w:eastAsia="宋体"/>
          <w:b w:val="0"/>
          <w:sz w:val="24"/>
        </w:rPr>
        <w:t>打包生产代码，都在一个窗口里办了。调试功能联上</w:t>
      </w:r>
      <w:r>
        <w:rPr>
          <w:rFonts w:ascii="Times New Roman" w:hAnsi="Times New Roman" w:eastAsia="Times New Roman"/>
          <w:b w:val="0"/>
          <w:sz w:val="24"/>
        </w:rPr>
        <w:t>Chrome</w:t>
      </w:r>
      <w:r>
        <w:rPr>
          <w:rFonts w:ascii="宋体" w:hAnsi="宋体" w:eastAsia="宋体"/>
          <w:b w:val="0"/>
          <w:sz w:val="24"/>
        </w:rPr>
        <w:t>，编辑器里直接给</w:t>
      </w:r>
      <w:r>
        <w:rPr>
          <w:rFonts w:ascii="Times New Roman" w:hAnsi="Times New Roman" w:eastAsia="Times New Roman"/>
          <w:b w:val="0"/>
          <w:sz w:val="24"/>
        </w:rPr>
        <w:t>Vue</w:t>
      </w:r>
      <w:r>
        <w:rPr>
          <w:rFonts w:ascii="宋体" w:hAnsi="宋体" w:eastAsia="宋体"/>
          <w:b w:val="0"/>
          <w:sz w:val="24"/>
        </w:rPr>
        <w:t>应用打断点。</w:t>
      </w:r>
      <w:r>
        <w:rPr>
          <w:rFonts w:ascii="Times New Roman" w:hAnsi="Times New Roman" w:eastAsia="Times New Roman"/>
          <w:b w:val="0"/>
          <w:sz w:val="24"/>
        </w:rPr>
        <w:t>Git</w:t>
      </w:r>
      <w:r>
        <w:rPr>
          <w:rFonts w:ascii="宋体" w:hAnsi="宋体" w:eastAsia="宋体"/>
          <w:b w:val="0"/>
          <w:sz w:val="24"/>
        </w:rPr>
        <w:t>集成也不只是摆设：改动一目了然，提交顺手，冲突也能试着解。多光标编辑、快速跳转、全局搜索这些小功夫，攒在一块儿，开发效率就偷偷往上提了一截。</w:t>
      </w:r>
    </w:p>
    <w:p w14:paraId="794F8F72"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4</w:t>
      </w:r>
      <w:r>
        <w:rPr>
          <w:rFonts w:ascii="宋体" w:hAnsi="宋体" w:eastAsia="宋体"/>
          <w:b/>
          <w:sz w:val="24"/>
        </w:rPr>
        <w:t>.</w:t>
      </w:r>
      <w:r>
        <w:rPr>
          <w:rFonts w:ascii="Times New Roman" w:hAnsi="Times New Roman" w:eastAsia="Times New Roman"/>
          <w:b/>
          <w:sz w:val="24"/>
        </w:rPr>
        <w:t>3</w:t>
      </w:r>
      <w:r>
        <w:rPr>
          <w:rFonts w:ascii="宋体" w:hAnsi="宋体" w:eastAsia="宋体"/>
          <w:b/>
          <w:sz w:val="24"/>
        </w:rPr>
        <w:t xml:space="preserve"> 开发环境配置</w:t>
      </w:r>
    </w:p>
    <w:p w14:paraId="7C3F0BEA"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系统开发环境，是搁在</w:t>
      </w:r>
      <w:r>
        <w:rPr>
          <w:rFonts w:ascii="Times New Roman" w:hAnsi="Times New Roman" w:eastAsia="Times New Roman"/>
          <w:b w:val="0"/>
          <w:sz w:val="24"/>
        </w:rPr>
        <w:t>Windows</w:t>
      </w:r>
      <w:r>
        <w:rPr>
          <w:rFonts w:ascii="宋体" w:hAnsi="宋体" w:eastAsia="宋体"/>
          <w:b w:val="0"/>
          <w:sz w:val="24"/>
        </w:rPr>
        <w:t>或</w:t>
      </w:r>
      <w:r>
        <w:rPr>
          <w:rFonts w:ascii="Times New Roman" w:hAnsi="Times New Roman" w:eastAsia="Times New Roman"/>
          <w:b w:val="0"/>
          <w:sz w:val="24"/>
        </w:rPr>
        <w:t>macOS</w:t>
      </w:r>
      <w:r>
        <w:rPr>
          <w:rFonts w:ascii="宋体" w:hAnsi="宋体" w:eastAsia="宋体"/>
          <w:b w:val="0"/>
          <w:sz w:val="24"/>
        </w:rPr>
        <w:t>上头搭起来的。后端这一摊，先得把</w:t>
      </w:r>
      <w:r>
        <w:rPr>
          <w:rFonts w:ascii="Times New Roman" w:hAnsi="Times New Roman" w:eastAsia="Times New Roman"/>
          <w:b w:val="0"/>
          <w:sz w:val="24"/>
        </w:rPr>
        <w:t>JDK</w:t>
      </w:r>
      <w:r>
        <w:rPr>
          <w:rFonts w:ascii="宋体" w:hAnsi="宋体" w:eastAsia="宋体"/>
          <w:b w:val="0"/>
          <w:sz w:val="24"/>
        </w:rPr>
        <w:t>装好——</w:t>
      </w:r>
      <w:r>
        <w:rPr>
          <w:rFonts w:ascii="Times New Roman" w:hAnsi="Times New Roman" w:eastAsia="Times New Roman"/>
          <w:b w:val="0"/>
          <w:sz w:val="24"/>
        </w:rPr>
        <w:t>1</w:t>
      </w:r>
      <w:r>
        <w:rPr>
          <w:rFonts w:ascii="宋体" w:hAnsi="宋体" w:eastAsia="宋体"/>
          <w:b w:val="0"/>
          <w:sz w:val="24"/>
        </w:rPr>
        <w:t>.</w:t>
      </w:r>
      <w:r>
        <w:rPr>
          <w:rFonts w:ascii="Times New Roman" w:hAnsi="Times New Roman" w:eastAsia="Times New Roman"/>
          <w:b w:val="0"/>
          <w:sz w:val="24"/>
        </w:rPr>
        <w:t>8</w:t>
      </w:r>
      <w:r>
        <w:rPr>
          <w:rFonts w:ascii="宋体" w:hAnsi="宋体" w:eastAsia="宋体"/>
          <w:b w:val="0"/>
          <w:sz w:val="24"/>
        </w:rPr>
        <w:t>起步，往上都行——再把</w:t>
      </w:r>
      <w:r>
        <w:rPr>
          <w:rFonts w:ascii="Times New Roman" w:hAnsi="Times New Roman" w:eastAsia="Times New Roman"/>
          <w:b w:val="0"/>
          <w:sz w:val="24"/>
        </w:rPr>
        <w:t>JAVA</w:t>
      </w:r>
      <w:r>
        <w:rPr>
          <w:rFonts w:ascii="宋体" w:hAnsi="宋体" w:eastAsia="宋体"/>
          <w:b w:val="0"/>
          <w:sz w:val="24"/>
        </w:rPr>
        <w:t>_</w:t>
      </w:r>
      <w:r>
        <w:rPr>
          <w:rFonts w:ascii="Times New Roman" w:hAnsi="Times New Roman" w:eastAsia="Times New Roman"/>
          <w:b w:val="0"/>
          <w:sz w:val="24"/>
        </w:rPr>
        <w:t>HOME</w:t>
      </w:r>
      <w:r>
        <w:rPr>
          <w:rFonts w:ascii="宋体" w:hAnsi="宋体" w:eastAsia="宋体"/>
          <w:b w:val="0"/>
          <w:sz w:val="24"/>
        </w:rPr>
        <w:t>这个环境变量给配妥帖。项目构建和依赖管理，靠的是</w:t>
      </w:r>
      <w:r>
        <w:rPr>
          <w:rFonts w:ascii="Times New Roman" w:hAnsi="Times New Roman" w:eastAsia="Times New Roman"/>
          <w:b w:val="0"/>
          <w:sz w:val="24"/>
        </w:rPr>
        <w:t>Maven</w:t>
      </w:r>
      <w:r>
        <w:rPr>
          <w:rFonts w:ascii="宋体" w:hAnsi="宋体" w:eastAsia="宋体"/>
          <w:b w:val="0"/>
          <w:sz w:val="24"/>
        </w:rPr>
        <w:t>，版本</w:t>
      </w:r>
      <w:r>
        <w:rPr>
          <w:rFonts w:ascii="Times New Roman" w:hAnsi="Times New Roman" w:eastAsia="Times New Roman"/>
          <w:b w:val="0"/>
          <w:sz w:val="24"/>
        </w:rPr>
        <w:t>3</w:t>
      </w:r>
      <w:r>
        <w:rPr>
          <w:rFonts w:ascii="宋体" w:hAnsi="宋体" w:eastAsia="宋体"/>
          <w:b w:val="0"/>
          <w:sz w:val="24"/>
        </w:rPr>
        <w:t>.</w:t>
      </w:r>
      <w:r>
        <w:rPr>
          <w:rFonts w:ascii="Times New Roman" w:hAnsi="Times New Roman" w:eastAsia="Times New Roman"/>
          <w:b w:val="0"/>
          <w:sz w:val="24"/>
        </w:rPr>
        <w:t>6</w:t>
      </w:r>
      <w:r>
        <w:rPr>
          <w:rFonts w:ascii="宋体" w:hAnsi="宋体" w:eastAsia="宋体"/>
          <w:b w:val="0"/>
          <w:sz w:val="24"/>
        </w:rPr>
        <w:t>以上；为了不让下载依赖的功夫耗得太久，本地仓库路径跟镜像源也得顺手配置一番。数据库这边，</w:t>
      </w:r>
      <w:r>
        <w:rPr>
          <w:rFonts w:ascii="Times New Roman" w:hAnsi="Times New Roman" w:eastAsia="Times New Roman"/>
          <w:b w:val="0"/>
          <w:sz w:val="24"/>
        </w:rPr>
        <w:t>MySQL5</w:t>
      </w:r>
      <w:r>
        <w:rPr>
          <w:rFonts w:ascii="宋体" w:hAnsi="宋体" w:eastAsia="宋体"/>
          <w:b w:val="0"/>
          <w:sz w:val="24"/>
        </w:rPr>
        <w:t>.</w:t>
      </w:r>
      <w:r>
        <w:rPr>
          <w:rFonts w:ascii="Times New Roman" w:hAnsi="Times New Roman" w:eastAsia="Times New Roman"/>
          <w:b w:val="0"/>
          <w:sz w:val="24"/>
        </w:rPr>
        <w:t>7</w:t>
      </w:r>
      <w:r>
        <w:rPr>
          <w:rFonts w:ascii="宋体" w:hAnsi="宋体" w:eastAsia="宋体"/>
          <w:b w:val="0"/>
          <w:sz w:val="24"/>
        </w:rPr>
        <w:t>得先装上，建好对应的库和表，再把项目里备好的</w:t>
      </w:r>
      <w:r>
        <w:rPr>
          <w:rFonts w:ascii="Times New Roman" w:hAnsi="Times New Roman" w:eastAsia="Times New Roman"/>
          <w:b w:val="0"/>
          <w:sz w:val="24"/>
        </w:rPr>
        <w:t>SQL</w:t>
      </w:r>
      <w:r>
        <w:rPr>
          <w:rFonts w:ascii="宋体" w:hAnsi="宋体" w:eastAsia="宋体"/>
          <w:b w:val="0"/>
          <w:sz w:val="24"/>
        </w:rPr>
        <w:t>脚本跑一遍，结构连同初始数据，便一起落了地。</w:t>
      </w:r>
    </w:p>
    <w:p w14:paraId="19B8F86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前端开发需要安装</w:t>
      </w:r>
      <w:r>
        <w:rPr>
          <w:rFonts w:ascii="Times New Roman" w:hAnsi="Times New Roman" w:eastAsia="Times New Roman"/>
          <w:b w:val="0"/>
          <w:sz w:val="24"/>
        </w:rPr>
        <w:t>Node</w:t>
      </w:r>
      <w:r>
        <w:rPr>
          <w:rFonts w:ascii="宋体" w:hAnsi="宋体" w:eastAsia="宋体"/>
          <w:b w:val="0"/>
          <w:sz w:val="24"/>
        </w:rPr>
        <w:t>.</w:t>
      </w:r>
      <w:r>
        <w:rPr>
          <w:rFonts w:ascii="Times New Roman" w:hAnsi="Times New Roman" w:eastAsia="Times New Roman"/>
          <w:b w:val="0"/>
          <w:sz w:val="24"/>
        </w:rPr>
        <w:t>js</w:t>
      </w:r>
      <w:r>
        <w:rPr>
          <w:rFonts w:ascii="宋体" w:hAnsi="宋体" w:eastAsia="宋体"/>
          <w:b w:val="0"/>
          <w:sz w:val="24"/>
        </w:rPr>
        <w:t xml:space="preserve"> </w:t>
      </w:r>
      <w:r>
        <w:rPr>
          <w:rFonts w:ascii="Times New Roman" w:hAnsi="Times New Roman" w:eastAsia="Times New Roman"/>
          <w:b w:val="0"/>
          <w:sz w:val="24"/>
        </w:rPr>
        <w:t>12</w:t>
      </w:r>
      <w:r>
        <w:rPr>
          <w:rFonts w:ascii="宋体" w:hAnsi="宋体" w:eastAsia="宋体"/>
          <w:b w:val="0"/>
          <w:sz w:val="24"/>
        </w:rPr>
        <w:t>+运行环境，</w:t>
      </w:r>
      <w:r>
        <w:rPr>
          <w:rFonts w:ascii="Times New Roman" w:hAnsi="Times New Roman" w:eastAsia="Times New Roman"/>
          <w:b w:val="0"/>
          <w:sz w:val="24"/>
        </w:rPr>
        <w:t>npm</w:t>
      </w:r>
      <w:r>
        <w:rPr>
          <w:rFonts w:ascii="宋体" w:hAnsi="宋体" w:eastAsia="宋体"/>
          <w:b w:val="0"/>
          <w:sz w:val="24"/>
        </w:rPr>
        <w:t>作为包管理器用于安装</w:t>
      </w:r>
      <w:r>
        <w:rPr>
          <w:rFonts w:ascii="Times New Roman" w:hAnsi="Times New Roman" w:eastAsia="Times New Roman"/>
          <w:b w:val="0"/>
          <w:sz w:val="24"/>
        </w:rPr>
        <w:t>Vue</w:t>
      </w:r>
      <w:r>
        <w:rPr>
          <w:rFonts w:ascii="宋体" w:hAnsi="宋体" w:eastAsia="宋体"/>
          <w:b w:val="0"/>
          <w:sz w:val="24"/>
        </w:rPr>
        <w:t>、</w:t>
      </w:r>
      <w:r>
        <w:rPr>
          <w:rFonts w:ascii="Times New Roman" w:hAnsi="Times New Roman" w:eastAsia="Times New Roman"/>
          <w:b w:val="0"/>
          <w:sz w:val="24"/>
        </w:rPr>
        <w:t>Axios</w:t>
      </w:r>
      <w:r>
        <w:rPr>
          <w:rFonts w:ascii="宋体" w:hAnsi="宋体" w:eastAsia="宋体"/>
          <w:b w:val="0"/>
          <w:sz w:val="24"/>
        </w:rPr>
        <w:t>、</w:t>
      </w:r>
      <w:r>
        <w:rPr>
          <w:rFonts w:ascii="Times New Roman" w:hAnsi="Times New Roman" w:eastAsia="Times New Roman"/>
          <w:b w:val="0"/>
          <w:sz w:val="24"/>
        </w:rPr>
        <w:t>Element</w:t>
      </w:r>
      <w:r>
        <w:rPr>
          <w:rFonts w:ascii="宋体" w:hAnsi="宋体" w:eastAsia="宋体"/>
          <w:b w:val="0"/>
          <w:sz w:val="24"/>
        </w:rPr>
        <w:t xml:space="preserve"> </w:t>
      </w:r>
      <w:r>
        <w:rPr>
          <w:rFonts w:ascii="Times New Roman" w:hAnsi="Times New Roman" w:eastAsia="Times New Roman"/>
          <w:b w:val="0"/>
          <w:sz w:val="24"/>
        </w:rPr>
        <w:t>UI</w:t>
      </w:r>
      <w:r>
        <w:rPr>
          <w:rFonts w:ascii="宋体" w:hAnsi="宋体" w:eastAsia="宋体"/>
          <w:b w:val="0"/>
          <w:sz w:val="24"/>
        </w:rPr>
        <w:t>等依赖。推荐使用淘宝</w:t>
      </w:r>
      <w:r>
        <w:rPr>
          <w:rFonts w:ascii="Times New Roman" w:hAnsi="Times New Roman" w:eastAsia="Times New Roman"/>
          <w:b w:val="0"/>
          <w:sz w:val="24"/>
        </w:rPr>
        <w:t>npm</w:t>
      </w:r>
      <w:r>
        <w:rPr>
          <w:rFonts w:ascii="宋体" w:hAnsi="宋体" w:eastAsia="宋体"/>
          <w:b w:val="0"/>
          <w:sz w:val="24"/>
        </w:rPr>
        <w:t>镜像源提高依赖安装速度。项目使用</w:t>
      </w:r>
      <w:r>
        <w:rPr>
          <w:rFonts w:ascii="Times New Roman" w:hAnsi="Times New Roman" w:eastAsia="Times New Roman"/>
          <w:b w:val="0"/>
          <w:sz w:val="24"/>
        </w:rPr>
        <w:t>Vue</w:t>
      </w:r>
      <w:r>
        <w:rPr>
          <w:rFonts w:ascii="宋体" w:hAnsi="宋体" w:eastAsia="宋体"/>
          <w:b w:val="0"/>
          <w:sz w:val="24"/>
        </w:rPr>
        <w:t xml:space="preserve"> </w:t>
      </w:r>
      <w:r>
        <w:rPr>
          <w:rFonts w:ascii="Times New Roman" w:hAnsi="Times New Roman" w:eastAsia="Times New Roman"/>
          <w:b w:val="0"/>
          <w:sz w:val="24"/>
        </w:rPr>
        <w:t>CLI</w:t>
      </w:r>
      <w:r>
        <w:rPr>
          <w:rFonts w:ascii="宋体" w:hAnsi="宋体" w:eastAsia="宋体"/>
          <w:b w:val="0"/>
          <w:sz w:val="24"/>
        </w:rPr>
        <w:t>脚手架创建，通过</w:t>
      </w:r>
      <w:r>
        <w:rPr>
          <w:rFonts w:ascii="Times New Roman" w:hAnsi="Times New Roman" w:eastAsia="Times New Roman"/>
          <w:b w:val="0"/>
          <w:sz w:val="24"/>
        </w:rPr>
        <w:t>vue</w:t>
      </w:r>
      <w:r>
        <w:rPr>
          <w:rFonts w:ascii="宋体" w:hAnsi="宋体" w:eastAsia="宋体"/>
          <w:b w:val="0"/>
          <w:sz w:val="24"/>
        </w:rPr>
        <w:t xml:space="preserve"> </w:t>
      </w:r>
      <w:r>
        <w:rPr>
          <w:rFonts w:ascii="Times New Roman" w:hAnsi="Times New Roman" w:eastAsia="Times New Roman"/>
          <w:b w:val="0"/>
          <w:sz w:val="24"/>
        </w:rPr>
        <w:t>create</w:t>
      </w:r>
      <w:r>
        <w:rPr>
          <w:rFonts w:ascii="宋体" w:hAnsi="宋体" w:eastAsia="宋体"/>
          <w:b w:val="0"/>
          <w:sz w:val="24"/>
        </w:rPr>
        <w:t>命令初始化项目结构，选择</w:t>
      </w:r>
      <w:r>
        <w:rPr>
          <w:rFonts w:ascii="Times New Roman" w:hAnsi="Times New Roman" w:eastAsia="Times New Roman"/>
          <w:b w:val="0"/>
          <w:sz w:val="24"/>
        </w:rPr>
        <w:t>Vue</w:t>
      </w:r>
      <w:r>
        <w:rPr>
          <w:rFonts w:ascii="宋体" w:hAnsi="宋体" w:eastAsia="宋体"/>
          <w:b w:val="0"/>
          <w:sz w:val="24"/>
        </w:rPr>
        <w:t xml:space="preserve"> </w:t>
      </w:r>
      <w:r>
        <w:rPr>
          <w:rFonts w:ascii="Times New Roman" w:hAnsi="Times New Roman" w:eastAsia="Times New Roman"/>
          <w:b w:val="0"/>
          <w:sz w:val="24"/>
        </w:rPr>
        <w:t>2</w:t>
      </w:r>
      <w:r>
        <w:rPr>
          <w:rFonts w:ascii="宋体" w:hAnsi="宋体" w:eastAsia="宋体"/>
          <w:b w:val="0"/>
          <w:sz w:val="24"/>
        </w:rPr>
        <w:t>.</w:t>
      </w:r>
      <w:r>
        <w:rPr>
          <w:rFonts w:ascii="Times New Roman" w:hAnsi="Times New Roman" w:eastAsia="Times New Roman"/>
          <w:b w:val="0"/>
          <w:sz w:val="24"/>
        </w:rPr>
        <w:t>x</w:t>
      </w:r>
      <w:r>
        <w:rPr>
          <w:rFonts w:ascii="宋体" w:hAnsi="宋体" w:eastAsia="宋体"/>
          <w:b w:val="0"/>
          <w:sz w:val="24"/>
        </w:rPr>
        <w:t>版本、</w:t>
      </w:r>
      <w:r>
        <w:rPr>
          <w:rFonts w:ascii="Times New Roman" w:hAnsi="Times New Roman" w:eastAsia="Times New Roman"/>
          <w:b w:val="0"/>
          <w:sz w:val="24"/>
        </w:rPr>
        <w:t>Vue</w:t>
      </w:r>
      <w:r>
        <w:rPr>
          <w:rFonts w:ascii="宋体" w:hAnsi="宋体" w:eastAsia="宋体"/>
          <w:b w:val="0"/>
          <w:sz w:val="24"/>
        </w:rPr>
        <w:t xml:space="preserve"> </w:t>
      </w:r>
      <w:r>
        <w:rPr>
          <w:rFonts w:ascii="Times New Roman" w:hAnsi="Times New Roman" w:eastAsia="Times New Roman"/>
          <w:b w:val="0"/>
          <w:sz w:val="24"/>
        </w:rPr>
        <w:t>Router</w:t>
      </w:r>
      <w:r>
        <w:rPr>
          <w:rFonts w:ascii="宋体" w:hAnsi="宋体" w:eastAsia="宋体"/>
          <w:b w:val="0"/>
          <w:sz w:val="24"/>
        </w:rPr>
        <w:t>、</w:t>
      </w:r>
      <w:r>
        <w:rPr>
          <w:rFonts w:ascii="Times New Roman" w:hAnsi="Times New Roman" w:eastAsia="Times New Roman"/>
          <w:b w:val="0"/>
          <w:sz w:val="24"/>
        </w:rPr>
        <w:t>Vuex</w:t>
      </w:r>
      <w:r>
        <w:rPr>
          <w:rFonts w:ascii="宋体" w:hAnsi="宋体" w:eastAsia="宋体"/>
          <w:b w:val="0"/>
          <w:sz w:val="24"/>
        </w:rPr>
        <w:t>等配置选项。</w:t>
      </w:r>
    </w:p>
    <w:p w14:paraId="681DA27D"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后端调试，在</w:t>
      </w:r>
      <w:r>
        <w:rPr>
          <w:rFonts w:ascii="Times New Roman" w:hAnsi="Times New Roman" w:eastAsia="Times New Roman"/>
          <w:b w:val="0"/>
          <w:sz w:val="24"/>
        </w:rPr>
        <w:t>IDEA</w:t>
      </w:r>
      <w:r>
        <w:rPr>
          <w:rFonts w:ascii="宋体" w:hAnsi="宋体" w:eastAsia="宋体"/>
          <w:b w:val="0"/>
          <w:sz w:val="24"/>
        </w:rPr>
        <w:t>里直接跑</w:t>
      </w:r>
      <w:r>
        <w:rPr>
          <w:rFonts w:ascii="Times New Roman" w:hAnsi="Times New Roman" w:eastAsia="Times New Roman"/>
          <w:b w:val="0"/>
          <w:sz w:val="24"/>
        </w:rPr>
        <w:t>Spring</w:t>
      </w:r>
      <w:r>
        <w:rPr>
          <w:rFonts w:ascii="宋体" w:hAnsi="宋体" w:eastAsia="宋体"/>
          <w:b w:val="0"/>
          <w:sz w:val="24"/>
        </w:rPr>
        <w:t xml:space="preserve"> </w:t>
      </w:r>
      <w:r>
        <w:rPr>
          <w:rFonts w:ascii="Times New Roman" w:hAnsi="Times New Roman" w:eastAsia="Times New Roman"/>
          <w:b w:val="0"/>
          <w:sz w:val="24"/>
        </w:rPr>
        <w:t>Boot</w:t>
      </w:r>
      <w:r>
        <w:rPr>
          <w:rFonts w:ascii="宋体" w:hAnsi="宋体" w:eastAsia="宋体"/>
          <w:b w:val="0"/>
          <w:sz w:val="24"/>
        </w:rPr>
        <w:t>主类就行，应用一起，便占着</w:t>
      </w:r>
      <w:r>
        <w:rPr>
          <w:rFonts w:ascii="Times New Roman" w:hAnsi="Times New Roman" w:eastAsia="Times New Roman"/>
          <w:b w:val="0"/>
          <w:sz w:val="24"/>
        </w:rPr>
        <w:t>8080</w:t>
      </w:r>
      <w:r>
        <w:rPr>
          <w:rFonts w:ascii="宋体" w:hAnsi="宋体" w:eastAsia="宋体"/>
          <w:b w:val="0"/>
          <w:sz w:val="24"/>
        </w:rPr>
        <w:t>端口。前端这边，一行</w:t>
      </w:r>
      <w:r>
        <w:rPr>
          <w:rFonts w:ascii="Times New Roman" w:hAnsi="Times New Roman" w:eastAsia="Times New Roman"/>
          <w:b w:val="0"/>
          <w:sz w:val="24"/>
        </w:rPr>
        <w:t>npm</w:t>
      </w:r>
      <w:r>
        <w:rPr>
          <w:rFonts w:ascii="宋体" w:hAnsi="宋体" w:eastAsia="宋体"/>
          <w:b w:val="0"/>
          <w:sz w:val="24"/>
        </w:rPr>
        <w:t xml:space="preserve"> </w:t>
      </w:r>
      <w:r>
        <w:rPr>
          <w:rFonts w:ascii="Times New Roman" w:hAnsi="Times New Roman" w:eastAsia="Times New Roman"/>
          <w:b w:val="0"/>
          <w:sz w:val="24"/>
        </w:rPr>
        <w:t>run</w:t>
      </w:r>
      <w:r>
        <w:rPr>
          <w:rFonts w:ascii="宋体" w:hAnsi="宋体" w:eastAsia="宋体"/>
          <w:b w:val="0"/>
          <w:sz w:val="24"/>
        </w:rPr>
        <w:t xml:space="preserve"> </w:t>
      </w:r>
      <w:r>
        <w:rPr>
          <w:rFonts w:ascii="Times New Roman" w:hAnsi="Times New Roman" w:eastAsia="Times New Roman"/>
          <w:b w:val="0"/>
          <w:sz w:val="24"/>
        </w:rPr>
        <w:t>serve</w:t>
      </w:r>
      <w:r>
        <w:rPr>
          <w:rFonts w:ascii="宋体" w:hAnsi="宋体" w:eastAsia="宋体"/>
          <w:b w:val="0"/>
          <w:sz w:val="24"/>
        </w:rPr>
        <w:t>把开发服务器拉起来，默认搁在</w:t>
      </w:r>
      <w:r>
        <w:rPr>
          <w:rFonts w:ascii="Times New Roman" w:hAnsi="Times New Roman" w:eastAsia="Times New Roman"/>
          <w:b w:val="0"/>
          <w:sz w:val="24"/>
        </w:rPr>
        <w:t>8081</w:t>
      </w:r>
      <w:r>
        <w:rPr>
          <w:rFonts w:ascii="宋体" w:hAnsi="宋体" w:eastAsia="宋体"/>
          <w:b w:val="0"/>
          <w:sz w:val="24"/>
        </w:rPr>
        <w:t>端口上，还带着热更新——代码一改，页面跟着就自己刷新了，不用手动去点。跨域这事，在</w:t>
      </w:r>
      <w:r>
        <w:rPr>
          <w:rFonts w:ascii="Times New Roman" w:hAnsi="Times New Roman" w:eastAsia="Times New Roman"/>
          <w:b w:val="0"/>
          <w:sz w:val="24"/>
        </w:rPr>
        <w:t>vue</w:t>
      </w:r>
      <w:r>
        <w:rPr>
          <w:rFonts w:ascii="宋体" w:hAnsi="宋体" w:eastAsia="宋体"/>
          <w:b w:val="0"/>
          <w:sz w:val="24"/>
        </w:rPr>
        <w:t>.</w:t>
      </w:r>
      <w:r>
        <w:rPr>
          <w:rFonts w:ascii="Times New Roman" w:hAnsi="Times New Roman" w:eastAsia="Times New Roman"/>
          <w:b w:val="0"/>
          <w:sz w:val="24"/>
        </w:rPr>
        <w:t>config</w:t>
      </w:r>
      <w:r>
        <w:rPr>
          <w:rFonts w:ascii="宋体" w:hAnsi="宋体" w:eastAsia="宋体"/>
          <w:b w:val="0"/>
          <w:sz w:val="24"/>
        </w:rPr>
        <w:t>.</w:t>
      </w:r>
      <w:r>
        <w:rPr>
          <w:rFonts w:ascii="Times New Roman" w:hAnsi="Times New Roman" w:eastAsia="Times New Roman"/>
          <w:b w:val="0"/>
          <w:sz w:val="24"/>
        </w:rPr>
        <w:t>js</w:t>
      </w:r>
      <w:r>
        <w:rPr>
          <w:rFonts w:ascii="宋体" w:hAnsi="宋体" w:eastAsia="宋体"/>
          <w:b w:val="0"/>
          <w:sz w:val="24"/>
        </w:rPr>
        <w:t>里把</w:t>
      </w:r>
      <w:r>
        <w:rPr>
          <w:rFonts w:ascii="Times New Roman" w:hAnsi="Times New Roman" w:eastAsia="Times New Roman"/>
          <w:b w:val="0"/>
          <w:sz w:val="24"/>
        </w:rPr>
        <w:t>proxy</w:t>
      </w:r>
      <w:r>
        <w:rPr>
          <w:rFonts w:ascii="宋体" w:hAnsi="宋体" w:eastAsia="宋体"/>
          <w:b w:val="0"/>
          <w:sz w:val="24"/>
        </w:rPr>
        <w:t>配一下，前端请求便给代理到后端接口上去，轻巧地绕过去了。到了真要部署上生产的时节，前端一记</w:t>
      </w:r>
      <w:r>
        <w:rPr>
          <w:rFonts w:ascii="Times New Roman" w:hAnsi="Times New Roman" w:eastAsia="Times New Roman"/>
          <w:b w:val="0"/>
          <w:sz w:val="24"/>
        </w:rPr>
        <w:t>npm</w:t>
      </w:r>
      <w:r>
        <w:rPr>
          <w:rFonts w:ascii="宋体" w:hAnsi="宋体" w:eastAsia="宋体"/>
          <w:b w:val="0"/>
          <w:sz w:val="24"/>
        </w:rPr>
        <w:t xml:space="preserve"> </w:t>
      </w:r>
      <w:r>
        <w:rPr>
          <w:rFonts w:ascii="Times New Roman" w:hAnsi="Times New Roman" w:eastAsia="Times New Roman"/>
          <w:b w:val="0"/>
          <w:sz w:val="24"/>
        </w:rPr>
        <w:t>run</w:t>
      </w:r>
      <w:r>
        <w:rPr>
          <w:rFonts w:ascii="宋体" w:hAnsi="宋体" w:eastAsia="宋体"/>
          <w:b w:val="0"/>
          <w:sz w:val="24"/>
        </w:rPr>
        <w:t xml:space="preserve"> </w:t>
      </w:r>
      <w:r>
        <w:rPr>
          <w:rFonts w:ascii="Times New Roman" w:hAnsi="Times New Roman" w:eastAsia="Times New Roman"/>
          <w:b w:val="0"/>
          <w:sz w:val="24"/>
        </w:rPr>
        <w:t>build</w:t>
      </w:r>
      <w:r>
        <w:rPr>
          <w:rFonts w:ascii="宋体" w:hAnsi="宋体" w:eastAsia="宋体"/>
          <w:b w:val="0"/>
          <w:sz w:val="24"/>
        </w:rPr>
        <w:t>，吐出静态文件；后端一句</w:t>
      </w:r>
      <w:r>
        <w:rPr>
          <w:rFonts w:ascii="Times New Roman" w:hAnsi="Times New Roman" w:eastAsia="Times New Roman"/>
          <w:b w:val="0"/>
          <w:sz w:val="24"/>
        </w:rPr>
        <w:t>mvnpackage</w:t>
      </w:r>
      <w:r>
        <w:rPr>
          <w:rFonts w:ascii="宋体" w:hAnsi="宋体" w:eastAsia="宋体"/>
          <w:b w:val="0"/>
          <w:sz w:val="24"/>
        </w:rPr>
        <w:t>，打成一个</w:t>
      </w:r>
      <w:r>
        <w:rPr>
          <w:rFonts w:ascii="Times New Roman" w:hAnsi="Times New Roman" w:eastAsia="Times New Roman"/>
          <w:b w:val="0"/>
          <w:sz w:val="24"/>
        </w:rPr>
        <w:t>JAR</w:t>
      </w:r>
      <w:r>
        <w:rPr>
          <w:rFonts w:ascii="宋体" w:hAnsi="宋体" w:eastAsia="宋体"/>
          <w:b w:val="0"/>
          <w:sz w:val="24"/>
        </w:rPr>
        <w:t>，往服务器上一丢，运行起来就是了。</w:t>
      </w:r>
    </w:p>
    <w:p w14:paraId="53EF7BE9" w14:textId="77777777" w:rsidR="004E229F" w:rsidRDefault="004E229F">
      <w:pPr>
        <w:spacing w:line="360" w:lineRule="auto"/>
        <w:ind w:firstLineChars="200" w:firstLine="480"/>
        <w:rPr>
          <w:color w:val="000000" w:themeColor="text1"/>
          <w:sz w:val="24"/>
        </w:rPr>
      </w:pPr>
    </w:p>
    <w:p w14:paraId="25718611" w14:textId="77777777" w:rsidR="004E229F" w:rsidRDefault="004E229F">
      <w:pPr>
        <w:rPr>
          <w:color w:val="000000" w:themeColor="text1"/>
        </w:rPr>
        <w:sectPr w:rsidR="004E229F">
          <w:footerReference w:type="default" r:id="rId11"/>
          <w:pgSz w:w="11906" w:h="16838"/>
          <w:pgMar w:top="1418" w:right="1418" w:bottom="1814" w:left="1418" w:header="851" w:footer="992" w:gutter="0"/>
          <w:pgNumType w:start="1"/>
          <w:cols w:space="720"/>
          <w:docGrid w:type="lines" w:linePitch="312"/>
        </w:sectPr>
      </w:pPr>
    </w:p>
    <w:p w14:paraId="0F310DA6" w14:textId="77777777" w:rsidR="004E229F" w:rsidRDefault="00000000">
      <w:pPr>
        <w:spacing w:beforeLines="50" w:before="0" w:afterLines="50" w:after="0" w:lineRule="auto" w:line="240"/>
        <w:jc w:val="left"/>
        <w:outlineLvl w:val="0"/>
        <w:rPr>
          <w:rFonts w:eastAsia="黑体"/>
          <w:color w:val="000000" w:themeColor="text1"/>
          <w:sz w:val="32"/>
          <w:szCs w:val="32"/>
        </w:rPr>
      </w:pPr>
      <w:r>
        <w:rPr>
          <w:rFonts w:ascii="Times New Roman" w:hAnsi="Times New Roman" w:eastAsia="Times New Roman"/>
          <w:b/>
          <w:sz w:val="28"/>
        </w:rPr>
        <w:t>3</w:t>
      </w:r>
      <w:r>
        <w:rPr>
          <w:rFonts w:ascii="黑体" w:hAnsi="黑体" w:eastAsia="黑体"/>
          <w:b/>
          <w:sz w:val="28"/>
        </w:rPr>
        <w:t xml:space="preserve">  系统需求分析</w:t>
      </w:r>
    </w:p>
    <w:p w14:paraId="67E55A1E"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3</w:t>
      </w:r>
      <w:r>
        <w:rPr>
          <w:rFonts w:ascii="黑体" w:hAnsi="黑体" w:eastAsia="黑体"/>
          <w:b/>
          <w:sz w:val="24"/>
        </w:rPr>
        <w:t>.</w:t>
      </w:r>
      <w:r>
        <w:rPr>
          <w:rFonts w:ascii="Times New Roman" w:hAnsi="Times New Roman" w:eastAsia="Times New Roman"/>
          <w:b/>
          <w:sz w:val="24"/>
        </w:rPr>
        <w:t>1</w:t>
      </w:r>
      <w:r>
        <w:rPr>
          <w:rFonts w:ascii="黑体" w:hAnsi="黑体" w:eastAsia="黑体"/>
          <w:b/>
          <w:sz w:val="24"/>
        </w:rPr>
        <w:t xml:space="preserve"> 系统可行性分析</w:t>
      </w:r>
    </w:p>
    <w:p w14:paraId="64BF0F4E"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3</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 xml:space="preserve"> 技术可行性</w:t>
      </w:r>
    </w:p>
    <w:p w14:paraId="10BB1E7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本系统的在技术的选择上，主要以现在行业里面使用最多的，最成熟的技术进行开发，核心技术就是</w:t>
      </w:r>
      <w:r>
        <w:rPr>
          <w:rFonts w:ascii="Times New Roman" w:hAnsi="Times New Roman" w:eastAsia="Times New Roman"/>
          <w:b w:val="0"/>
          <w:sz w:val="24"/>
        </w:rPr>
        <w:t>Java</w:t>
      </w:r>
      <w:r>
        <w:rPr>
          <w:rFonts w:ascii="宋体" w:hAnsi="宋体" w:eastAsia="宋体"/>
          <w:b w:val="0"/>
          <w:sz w:val="24"/>
        </w:rPr>
        <w:t>语言，为整个系统提供了全面的技术支持。</w:t>
      </w:r>
      <w:r>
        <w:rPr>
          <w:rFonts w:ascii="Times New Roman" w:hAnsi="Times New Roman" w:eastAsia="Times New Roman"/>
          <w:b w:val="0"/>
          <w:sz w:val="24"/>
        </w:rPr>
        <w:t>Java</w:t>
      </w:r>
      <w:r>
        <w:rPr>
          <w:rFonts w:ascii="宋体" w:hAnsi="宋体" w:eastAsia="宋体"/>
          <w:b w:val="0"/>
          <w:sz w:val="24"/>
        </w:rPr>
        <w:t>是一种非常成熟且广泛使用的编程语言，在各种软件开发领域都有着重要的地位，它具有稳定高效的特点，所以是很多项目开发的第一选择。</w:t>
      </w:r>
    </w:p>
    <w:p w14:paraId="758BBF99"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和其他编程语言比较，</w:t>
      </w:r>
      <w:r>
        <w:rPr>
          <w:rFonts w:ascii="Times New Roman" w:hAnsi="Times New Roman" w:eastAsia="Times New Roman"/>
          <w:b w:val="0"/>
          <w:sz w:val="24"/>
        </w:rPr>
        <w:t>Java</w:t>
      </w:r>
      <w:r>
        <w:rPr>
          <w:rFonts w:ascii="宋体" w:hAnsi="宋体" w:eastAsia="宋体"/>
          <w:b w:val="0"/>
          <w:sz w:val="24"/>
        </w:rPr>
        <w:t>语言有明显的优势，用它编写的程序可以直接运行，并不需要使用其他的翻译工具去转化，从而降低了开发的难度，提高了开发的效率。不管是编写代码还是后期的调试以及后期的维护更新等，</w:t>
      </w:r>
      <w:r>
        <w:rPr>
          <w:rFonts w:ascii="Times New Roman" w:hAnsi="Times New Roman" w:eastAsia="Times New Roman"/>
          <w:b w:val="0"/>
          <w:sz w:val="24"/>
        </w:rPr>
        <w:t>Java</w:t>
      </w:r>
      <w:r>
        <w:rPr>
          <w:rFonts w:ascii="宋体" w:hAnsi="宋体" w:eastAsia="宋体"/>
          <w:b w:val="0"/>
          <w:sz w:val="24"/>
        </w:rPr>
        <w:t>语言都有很强的实用性与适应性。从技术角度而言，本系统所选取的技术方案是成熟的，可以很好的满足本系统的开发、运行以及后期的维护需求，给系统的正常运行给予了强有力的支撑。</w:t>
      </w:r>
    </w:p>
    <w:p w14:paraId="0D4235AA"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3</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 xml:space="preserve"> 经济可行性</w:t>
      </w:r>
    </w:p>
    <w:p w14:paraId="40116F95"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项目开发的主要初衷就是想做到成本节约与实用性的兼顾。因为整个系统都是由我一个人从头到尾开发出来的，并不需要再雇佣专业的开发人员来帮忙，所以节省了一部分的人力成本；而且开发中使用的各种技术都是市场上比较常见的，操作也比较方便的技术，不需要花费额外的资金去学习或者引入特殊的技術，也就省下了开发的成本。</w:t>
      </w:r>
    </w:p>
    <w:p w14:paraId="77F2832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在开发的过程中，除了可以很好的完成系统的开发任务之外，还可以在开发的过程中积累很多的技术经验，实现自己能力和项目的开发。而且此系统可以在网上免费下载使用，并且对于运行设备的软件硬件要求不高，不需要用户去更新自己的设备，所以整个系统性价比很高，在经济方面也是非常的可行的。</w:t>
      </w:r>
    </w:p>
    <w:p w14:paraId="2D9DD804"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3</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3</w:t>
      </w:r>
      <w:r>
        <w:rPr>
          <w:rFonts w:ascii="宋体" w:hAnsi="宋体" w:eastAsia="宋体"/>
          <w:b/>
          <w:sz w:val="24"/>
        </w:rPr>
        <w:t xml:space="preserve"> 操作可行性</w:t>
      </w:r>
    </w:p>
    <w:p w14:paraId="1B74E68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系统的操作可行性主要看它是否好用，直接决定系统能不能普及以及用户喜不喜欢。本系统操作时一直坚持简单、直观、方便的原则，不去用复杂繁琐的步骤，只看重用户的感受。</w:t>
      </w:r>
    </w:p>
    <w:p w14:paraId="6EBB7631" w14:textId="77777777" w:rsidR="004E229F" w:rsidRDefault="00000000">
      <w:pPr>
        <w:spacing w:line="360" w:lineRule="auto" w:before="0" w:after="0"/>
        <w:ind w:firstLineChars="200" w:firstLine="480"/>
        <w:jc w:val="both"/>
      </w:pPr>
      <w:r>
        <w:rPr>
          <w:rFonts w:ascii="宋体" w:hAnsi="宋体" w:eastAsia="宋体"/>
          <w:b w:val="0"/>
          <w:sz w:val="24"/>
        </w:rPr>
        <w:t>系统界面布局整齐有序，菜单简单明了，所有的功能模块都分门别类，井然有条，并且没有出现功能重复或者操作跳转麻烦的情况，用户可以很快找到自己需要的功能。而且操作步骤也十分简单，不需要专业的技术知识，也不需要进行复杂的培训，不管是普通的使用者还是非专业人士，都可以很快地上手并且熟练地操作，真正实现“零门槛”，提高用户的使用意愿，保证系统的普及与应用。</w:t>
      </w:r>
    </w:p>
    <w:p w14:paraId="28B230C3"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3</w:t>
      </w:r>
      <w:r>
        <w:rPr>
          <w:rFonts w:ascii="黑体" w:hAnsi="黑体" w:eastAsia="黑体"/>
          <w:b/>
          <w:sz w:val="24"/>
        </w:rPr>
        <w:t>.</w:t>
      </w:r>
      <w:r>
        <w:rPr>
          <w:rFonts w:ascii="Times New Roman" w:hAnsi="Times New Roman" w:eastAsia="Times New Roman"/>
          <w:b/>
          <w:sz w:val="24"/>
        </w:rPr>
        <w:t>2</w:t>
      </w:r>
      <w:r>
        <w:rPr>
          <w:rFonts w:ascii="黑体" w:hAnsi="黑体" w:eastAsia="黑体"/>
          <w:b/>
          <w:sz w:val="24"/>
        </w:rPr>
        <w:t xml:space="preserve"> 功能需求分析</w:t>
      </w:r>
    </w:p>
    <w:p w14:paraId="57055F29"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系统设计了管理员和用户两种角色，不同角色具有不同的操作权限和功能模块。以下按角色分别阐述各自的功能需求。</w:t>
      </w:r>
    </w:p>
    <w:p w14:paraId="04209C30"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3</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 xml:space="preserve"> 管理员功能需求</w:t>
      </w:r>
    </w:p>
    <w:p w14:paraId="72148D5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管理员，是系统里掌着最高权限的那个角色，日常运营的运转、数据底子的维护，都得从他手里过。</w:t>
      </w:r>
    </w:p>
    <w:p w14:paraId="197E38E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用户管理：用户这一摊，是全要捏在手里的。他可以拉出用户清单，摸清每个人的底细，也能直接往里添新人、改旧资料，碰上不当的账号，出手删掉便是。知道谁在平台上、都做了什么，才好把秩序维持住。</w:t>
      </w:r>
    </w:p>
    <w:p w14:paraId="1A593C0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信息管理：房屋类型，看着是基础数据，却也得有人守着。单房、一房一厅、两房一厅、三房一厅、三房两厅这种分类的字典表，管理员可以往上添新的、把旧的名称改顺了、把用不着的撤下来。这些分类，给房源信息起底做支撑。房源信息管理，分量更重。平台上所有挂出来的房子，管理员都能看个遍——想细筛，就按名称、类型、小区这些条件一筛。要补上新货，就得把房屋名称、类型、图片、面积、朝向、楼层、小区地址、月租、押金、租赁方式、房屋状态这些，一样一样录进去。往后有什么变动，价格了、状态了，也归他改。下了架的，删掉就是。这么盯着，数据才不至于乱，也才能跟得上变化。</w:t>
      </w:r>
    </w:p>
    <w:p w14:paraId="6C5F962D"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预约看房管理：预约看房的申请，一条条都会递到管理员跟前。预约编号、哪间房、谁约的、日期、打算租多久——全摊在台面上。还没审的，他便要一个个去看，觉着行就放过去，不行就拒掉，再附一段审核回复。通过了，用户那边才好接着走签约的步子。这一环，是把看房的流程给理顺，服务也不至于糙。</w:t>
      </w:r>
    </w:p>
    <w:p w14:paraId="2A1135C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在线签约管理：合同签约那一层，也归他审，归他管。合同编号、房屋、月租、押金、合同总价、几时生效、有效期到哪天、支付有没有完成，这些签约记录管理员都得看得见。用户把签约申请递上来，他要细对条款，确认没差错了，才放行。这么绷着一根弦，交易才说得上合法与规矩。</w:t>
      </w:r>
    </w:p>
    <w:p w14:paraId="714A0A9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租赁评价管理：评价的管理，就带着一点维护风气的意思了。租客打完分、留完话，管理员能瞧见合同编号、房屋信息、评分高低、评价内容和日期。碰到出格的，他可以处理，把违着规矩的内容清掉；也可以回上一段，跟用户有来有往。评价体系要立得住，这份公正便得来守着。</w:t>
      </w:r>
    </w:p>
    <w:p w14:paraId="4085D64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资讯管理：资讯那一块，是管理员往外发声的渠道。新资讯，从标题、简介、封面到正文，都由他拟好挂出去；旧的，随时改，随时撤。往小了说，是给租房的人递一些政策、行情之类有用的东西；往大了看，也是平台养出一种信息服务的姿态。</w:t>
      </w:r>
    </w:p>
    <w:p w14:paraId="697AC9F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交流论坛管理：论坛里头的秩序，也得有人看护。帖子和回复，管理员都能看，大伙儿聊些什么心里有本账。碰见出格的，就把那帖子设成关闭，狠一些的，直接删掉帖子和回复。氛围这件事，放养是不行的，得有人时时留心。</w:t>
      </w:r>
    </w:p>
    <w:p w14:paraId="26A411C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在线客服管理：在线客服这块，是直面用户咨询的。用户抛出什么问题，管理员就接着，能答便答，能帮便帮。历史咨询的底子留着，回头翻一翻，也知道哪些问题是常客。用户满意不满意，平台的印象是好是坏，这些小回合里都有分晓。</w:t>
      </w:r>
    </w:p>
    <w:p w14:paraId="7F4BE15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系统最根基的一些设置，也交在管理员手上。首页的轮播图，拿什么往上放——推好房，还是挂活动——他来定。系统的一些参数，他也能动，好让平台按着实际的节律来转。</w:t>
      </w:r>
    </w:p>
    <w:p w14:paraId="1D103706" w14:textId="77777777" w:rsidR="004E229F" w:rsidRDefault="00000000">
      <w:pPr>
        <w:spacing w:line="360" w:lineRule="auto"/>
        <w:jc w:val="center"/>
        <w:rPr>
          <w:color w:val="000000" w:themeColor="text1"/>
          <w:sz w:val="24"/>
        </w:rPr>
      </w:pPr>
      <w:r>
        <w:rPr>
          <w:rFonts w:hint="eastAsia"/>
          <w:noProof/>
          <w:color w:val="000000" w:themeColor="text1"/>
          <w:sz w:val="24"/>
        </w:rPr>
        <w:lastRenderedPageBreak/>
        <w:drawing>
          <wp:inline distT="0" distB="0" distL="114300" distR="114300" wp14:anchorId="7EC2C8F6" wp14:editId="11A472B1">
            <wp:extent cx="1684020" cy="5014595"/>
            <wp:effectExtent l="0" t="0" r="17780" b="14605"/>
            <wp:docPr id="37" name="图片 3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图片"/>
                    <pic:cNvPicPr>
                      <a:picLocks noChangeAspect="1"/>
                    </pic:cNvPicPr>
                  </pic:nvPicPr>
                  <pic:blipFill>
                    <a:blip r:embed="rId12"/>
                    <a:stretch>
                      <a:fillRect/>
                    </a:stretch>
                  </pic:blipFill>
                  <pic:spPr>
                    <a:xfrm>
                      <a:off x="0" y="0"/>
                      <a:ext cx="1684020" cy="5014595"/>
                    </a:xfrm>
                    <a:prstGeom prst="rect">
                      <a:avLst/>
                    </a:prstGeom>
                  </pic:spPr>
                </pic:pic>
              </a:graphicData>
            </a:graphic>
          </wp:inline>
        </w:drawing>
      </w:r>
    </w:p>
    <w:p w14:paraId="121B9D0D"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3</w:t>
      </w:r>
      <w:r>
        <w:rPr>
          <w:rFonts w:ascii="宋体" w:hAnsi="宋体" w:eastAsia="宋体"/>
          <w:b w:val="0"/>
          <w:sz w:val="24"/>
        </w:rPr>
        <w:t xml:space="preserve">. </w:t>
      </w:r>
      <w:r>
        <w:rPr>
          <w:rFonts w:ascii="Times New Roman" w:hAnsi="Times New Roman" w:eastAsia="Times New Roman"/>
          <w:b w:val="0"/>
          <w:sz w:val="24"/>
        </w:rPr>
        <w:t>1</w:t>
      </w:r>
      <w:r>
        <w:rPr>
          <w:rFonts w:ascii="宋体" w:hAnsi="宋体" w:eastAsia="宋体"/>
          <w:b w:val="0"/>
          <w:sz w:val="24"/>
        </w:rPr>
        <w:t>管理员用例图</w:t>
      </w:r>
    </w:p>
    <w:p w14:paraId="4864B438"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3</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 xml:space="preserve"> 用户功能需求</w:t>
      </w:r>
    </w:p>
    <w:p w14:paraId="5A62A08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用户是平台的主要使用者，通过系统完成找房、租房的全流程操作。</w:t>
      </w:r>
    </w:p>
    <w:p w14:paraId="14B5799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用户注册与登录：用户需要注册账号才能使用平台的完整功能。注册时需要填写用户名、密码、姓名、性别、手机号、身份证号等信息，上传头像。注册成功后可以使用用户名和密码登录系统。登录后可以访问个人中心，查看和修改个人资料。如果忘记密码，可以通过密码重置功能找回。</w:t>
      </w:r>
    </w:p>
    <w:p w14:paraId="11067D2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源浏览与搜索：用户可以浏览平台上的所有房源信息，无需登录即可查看。可以通过房屋类型、小区、价格区间等条件进行筛选，快速找到符合需求的房源。可以查看房源详情，了解房屋的图片、面积、朝向、价格、押金、详细地址等信息。房源详情页会记录点击次数，热门房源会优先展示。可以按点击量排序查看热门房源。</w:t>
      </w:r>
    </w:p>
    <w:p w14:paraId="40FD3A0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源收藏：就是用户在房源的池子里逛，碰上合眼的，先不急着定，随手一点，收进自己的收藏夹里。回头想再翻出来看看、比对几家的时候，不用满世界去搜。哪天心意变了，取消收藏也就是点一下的事，列表归自己打理。靠着这个，慢慢地，心里那份意向房源的底子也就攒出来了。</w:t>
      </w:r>
    </w:p>
    <w:p w14:paraId="4DA91DF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源评论：这一块是用户看完了房、住过了，有话想说的地方。看法也好，疑问也好，写下来就挂在了房源详情页底下，后来的人路过都能瞧见。管理员也能接上话，用户抛出来的问题，该答的就答。几条评论一多，信息就不只是平台单向灌的，而是用户之间互相递的了。</w:t>
      </w:r>
    </w:p>
    <w:p w14:paraId="6BEEDE9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预约看房：是真心想去看房时走的头一道正式流程。挑个预约的日子，填上打算租多久，系统当场就把租金总数算出来亮给你。提交之后，事情就转到管理员那头去审。自己不用干等，进个人中心就能瞄一眼审到哪一步了。过了，就按约定的日子上实地去看。</w:t>
      </w:r>
    </w:p>
    <w:p w14:paraId="45DD8B7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在线签约：是在预约看房那步迈过去之后才能往下走的。系统这时候已经把房屋信息、租金、押金这些数据都替你带上了，合同编号也自动给一个。用户要做的事，就是仔细把合同内容过一遍，再把签好的文件传上去。提交、等审核，审核一过，交了钱，这笔租赁关系就算板上钉钉地立起来了。</w:t>
      </w:r>
    </w:p>
    <w:p w14:paraId="5F3B2007"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租赁评价：是等租期满了，或者至少住了一阵心里有了底之后，给后来人留几句实在话。打个分，写段感受，日子也记上。提交了还不算完，得管理员那边审过才会亮出去。这个环节，一边是帮别的用户摸清房子的底细，一边也隐隐推着房东那边在服务上多上点心。</w:t>
      </w:r>
    </w:p>
    <w:p w14:paraId="7A488C4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资讯浏览：是不设门槛的一块。政策有什么变化、行情怎么走、租房有哪些门道，平台整理好了挂出来，用户想看就翻翻。列表扫一眼，有意思的点进去看全文。这些内容，不用登录也能瞧，图的就是个方便。</w:t>
      </w:r>
    </w:p>
    <w:p w14:paraId="4C3B450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交流论坛：就热闹一些了。用户可以自己发个帖，聊聊租房的磕磕碰碰，或者扔一个问题出来等大伙儿回应。别人说的，也能凑过去接两句。一圈人七嘴八舌，帖子里攒下来的话，有时候比官方的信息还管用。在这片地界里，不光能掏出些实用信息，也能碰上有差不多处境的同路人。</w:t>
      </w:r>
    </w:p>
    <w:p w14:paraId="18D5174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在线客服，是遇着坎的时候才找上门的。哪里卡住了、哪步看不懂了，填个问题递上去，管理员那边就接着。以前问过的记录都在，翻一翻也常有“原来别人也碰过这事”的了然。客服这头应答快不快、话说得暖不暖，直接绊着用户心里对平台的印象。</w:t>
      </w:r>
    </w:p>
    <w:p w14:paraId="41EA0B67"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个人中心：是把前面说的这些全归拢到一处的地方。改个人资料、翻收藏的房源、盯预约和签约的进度、看自己写过的评价、理自己发过的帖子——都在这一个门里。不用到处找，用户在这平台上留下的一切痕迹，自己全能打理、全翻得着。</w:t>
      </w:r>
    </w:p>
    <w:p w14:paraId="4AC452BF" w14:textId="77777777" w:rsidR="004E229F" w:rsidRDefault="00000000">
      <w:pPr>
        <w:spacing w:line="360" w:lineRule="auto"/>
        <w:jc w:val="center"/>
        <w:rPr>
          <w:color w:val="000000" w:themeColor="text1"/>
          <w:sz w:val="24"/>
        </w:rPr>
      </w:pPr>
      <w:r>
        <w:rPr>
          <w:rFonts w:hint="eastAsia"/>
          <w:noProof/>
          <w:color w:val="000000" w:themeColor="text1"/>
          <w:sz w:val="24"/>
        </w:rPr>
        <w:drawing>
          <wp:inline distT="0" distB="0" distL="114300" distR="114300" wp14:anchorId="6CD0A460" wp14:editId="1B3ED9EF">
            <wp:extent cx="1328420" cy="5003800"/>
            <wp:effectExtent l="0" t="0" r="17780" b="0"/>
            <wp:docPr id="38" name="图片 38" descr="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图片 (1)"/>
                    <pic:cNvPicPr>
                      <a:picLocks noChangeAspect="1"/>
                    </pic:cNvPicPr>
                  </pic:nvPicPr>
                  <pic:blipFill>
                    <a:blip r:embed="rId13"/>
                    <a:stretch>
                      <a:fillRect/>
                    </a:stretch>
                  </pic:blipFill>
                  <pic:spPr>
                    <a:xfrm>
                      <a:off x="0" y="0"/>
                      <a:ext cx="1328420" cy="5003800"/>
                    </a:xfrm>
                    <a:prstGeom prst="rect">
                      <a:avLst/>
                    </a:prstGeom>
                  </pic:spPr>
                </pic:pic>
              </a:graphicData>
            </a:graphic>
          </wp:inline>
        </w:drawing>
      </w:r>
    </w:p>
    <w:p w14:paraId="68A74B8A"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3</w:t>
      </w:r>
      <w:r>
        <w:rPr>
          <w:rFonts w:ascii="宋体" w:hAnsi="宋体" w:eastAsia="宋体"/>
          <w:b w:val="0"/>
          <w:sz w:val="24"/>
        </w:rPr>
        <w:t xml:space="preserve">. </w:t>
      </w:r>
      <w:r>
        <w:rPr>
          <w:rFonts w:ascii="Times New Roman" w:hAnsi="Times New Roman" w:eastAsia="Times New Roman"/>
          <w:b w:val="0"/>
          <w:sz w:val="24"/>
        </w:rPr>
        <w:t>2</w:t>
      </w:r>
      <w:r>
        <w:rPr>
          <w:rFonts w:ascii="宋体" w:hAnsi="宋体" w:eastAsia="宋体"/>
          <w:b w:val="0"/>
          <w:sz w:val="24"/>
        </w:rPr>
        <w:t>用户用例图</w:t>
      </w:r>
    </w:p>
    <w:p w14:paraId="7509EB62"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3</w:t>
      </w:r>
      <w:r>
        <w:rPr>
          <w:rFonts w:ascii="黑体" w:hAnsi="黑体" w:eastAsia="黑体"/>
          <w:b/>
          <w:sz w:val="24"/>
        </w:rPr>
        <w:t>.</w:t>
      </w:r>
      <w:r>
        <w:rPr>
          <w:rFonts w:ascii="Times New Roman" w:hAnsi="Times New Roman" w:eastAsia="Times New Roman"/>
          <w:b/>
          <w:sz w:val="24"/>
        </w:rPr>
        <w:t>3</w:t>
      </w:r>
      <w:r>
        <w:rPr>
          <w:rFonts w:ascii="黑体" w:hAnsi="黑体" w:eastAsia="黑体"/>
          <w:b/>
          <w:sz w:val="24"/>
        </w:rPr>
        <w:t xml:space="preserve">  非功能需求分析</w:t>
      </w:r>
    </w:p>
    <w:p w14:paraId="18981147"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性能需求：响应速度这件事，心里得有个底线——页面撑开了，最好别让人等到</w:t>
      </w:r>
      <w:r>
        <w:rPr>
          <w:rFonts w:ascii="Times New Roman" w:hAnsi="Times New Roman" w:eastAsia="Times New Roman"/>
          <w:b w:val="0"/>
          <w:sz w:val="24"/>
        </w:rPr>
        <w:t>3</w:t>
      </w:r>
      <w:r>
        <w:rPr>
          <w:rFonts w:ascii="宋体" w:hAnsi="宋体" w:eastAsia="宋体"/>
          <w:b w:val="0"/>
          <w:sz w:val="24"/>
        </w:rPr>
        <w:t>秒以上。数据库查询，该加的索引就得加上，数据在里头多兜一圈，用户的耐心就少一分。还得撑得住并发，高峰时候一群人涌进来，系统也得站得稳，不能晃。</w:t>
      </w:r>
    </w:p>
    <w:p w14:paraId="1CDBA23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安全性需求：密码绝不能明明白白地存着，得加密。登录验证用的</w:t>
      </w:r>
      <w:r>
        <w:rPr>
          <w:rFonts w:ascii="Times New Roman" w:hAnsi="Times New Roman" w:eastAsia="Times New Roman"/>
          <w:b w:val="0"/>
          <w:sz w:val="24"/>
        </w:rPr>
        <w:t>Token</w:t>
      </w:r>
      <w:r>
        <w:rPr>
          <w:rFonts w:ascii="宋体" w:hAnsi="宋体" w:eastAsia="宋体"/>
          <w:b w:val="0"/>
          <w:sz w:val="24"/>
        </w:rPr>
        <w:t>，会话安全就靠它守住。不同角色，能碰什么、不能碰什么，权限上得划出硬杠杠，越权的事不许发生。关键操作，一笔一笔的日志得留着，出了纰漏，才好往回追溯。</w:t>
      </w:r>
    </w:p>
    <w:p w14:paraId="30EBE90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易用性需求：这关也得过。界面要干净，操作的路子要顺，一步一步该干什么，得有个提示在那儿。表单填错了，当场就指出来，别等提交了再让人回头改；报错的话也别冷冰冰的，要教人怎么把问题解了。</w:t>
      </w:r>
    </w:p>
    <w:p w14:paraId="6556CC5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可维护性需求：是给往后接手的人留余地。代码写清楚了，注释也别省，别叫后来的人读得一头雾水。分层得分明，模块之间少些藕断丝连的牵扯。数据库预留些扩展字段，往后加东西，才不用推倒重来。系统配置最好拿到外面来，改个参数不必往代码核心里钻。</w:t>
      </w:r>
    </w:p>
    <w:p w14:paraId="4DE90A0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兼容性需求：主流的浏览器——</w:t>
      </w:r>
      <w:r>
        <w:rPr>
          <w:rFonts w:ascii="Times New Roman" w:hAnsi="Times New Roman" w:eastAsia="Times New Roman"/>
          <w:b w:val="0"/>
          <w:sz w:val="24"/>
        </w:rPr>
        <w:t>Chrome</w:t>
      </w:r>
      <w:r>
        <w:rPr>
          <w:rFonts w:ascii="宋体" w:hAnsi="宋体" w:eastAsia="宋体"/>
          <w:b w:val="0"/>
          <w:sz w:val="24"/>
        </w:rPr>
        <w:t>、</w:t>
      </w:r>
      <w:r>
        <w:rPr>
          <w:rFonts w:ascii="Times New Roman" w:hAnsi="Times New Roman" w:eastAsia="Times New Roman"/>
          <w:b w:val="0"/>
          <w:sz w:val="24"/>
        </w:rPr>
        <w:t>Firefox</w:t>
      </w:r>
      <w:r>
        <w:rPr>
          <w:rFonts w:ascii="宋体" w:hAnsi="宋体" w:eastAsia="宋体"/>
          <w:b w:val="0"/>
          <w:sz w:val="24"/>
        </w:rPr>
        <w:t>、</w:t>
      </w:r>
      <w:r>
        <w:rPr>
          <w:rFonts w:ascii="Times New Roman" w:hAnsi="Times New Roman" w:eastAsia="Times New Roman"/>
          <w:b w:val="0"/>
          <w:sz w:val="24"/>
        </w:rPr>
        <w:t>Safari</w:t>
      </w:r>
      <w:r>
        <w:rPr>
          <w:rFonts w:ascii="宋体" w:hAnsi="宋体" w:eastAsia="宋体"/>
          <w:b w:val="0"/>
          <w:sz w:val="24"/>
        </w:rPr>
        <w:t>、</w:t>
      </w:r>
      <w:r>
        <w:rPr>
          <w:rFonts w:ascii="Times New Roman" w:hAnsi="Times New Roman" w:eastAsia="Times New Roman"/>
          <w:b w:val="0"/>
          <w:sz w:val="24"/>
        </w:rPr>
        <w:t>Edge</w:t>
      </w:r>
      <w:r>
        <w:rPr>
          <w:rFonts w:ascii="宋体" w:hAnsi="宋体" w:eastAsia="宋体"/>
          <w:b w:val="0"/>
          <w:sz w:val="24"/>
        </w:rPr>
        <w:t>——都得跑得顺。</w:t>
      </w:r>
      <w:r>
        <w:rPr>
          <w:rFonts w:ascii="Times New Roman" w:hAnsi="Times New Roman" w:eastAsia="Times New Roman"/>
          <w:b w:val="0"/>
          <w:sz w:val="24"/>
        </w:rPr>
        <w:t>PC</w:t>
      </w:r>
      <w:r>
        <w:rPr>
          <w:rFonts w:ascii="宋体" w:hAnsi="宋体" w:eastAsia="宋体"/>
          <w:b w:val="0"/>
          <w:sz w:val="24"/>
        </w:rPr>
        <w:t>端打开，移动端点开，屏幕大小不一样，布局得跟着变，不能拧巴。分辨率一换，显示的效果也不能走样。</w:t>
      </w:r>
    </w:p>
    <w:p w14:paraId="003391A2"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3</w:t>
      </w:r>
      <w:r>
        <w:rPr>
          <w:rFonts w:ascii="黑体" w:hAnsi="黑体" w:eastAsia="黑体"/>
          <w:b/>
          <w:sz w:val="24"/>
        </w:rPr>
        <w:t>.</w:t>
      </w:r>
      <w:r>
        <w:rPr>
          <w:rFonts w:ascii="Times New Roman" w:hAnsi="Times New Roman" w:eastAsia="Times New Roman"/>
          <w:b/>
          <w:sz w:val="24"/>
        </w:rPr>
        <w:t>4</w:t>
      </w:r>
      <w:r>
        <w:rPr>
          <w:rFonts w:ascii="黑体" w:hAnsi="黑体" w:eastAsia="黑体"/>
          <w:b/>
          <w:sz w:val="24"/>
        </w:rPr>
        <w:t xml:space="preserve">  系统流程分析</w:t>
      </w:r>
    </w:p>
    <w:p w14:paraId="55669F75"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用户需要拥有属于自己的账号和密码，且必须正确，这样才能顺利登录到系统中。进入网站后，用户可以自行查询信息，在租房信息的详情页面，可以直接进行操作。具体流程如下图</w:t>
      </w:r>
      <w:r>
        <w:rPr>
          <w:rFonts w:ascii="Times New Roman" w:hAnsi="Times New Roman" w:eastAsia="Times New Roman"/>
          <w:b w:val="0"/>
          <w:sz w:val="24"/>
        </w:rPr>
        <w:t>3</w:t>
      </w:r>
      <w:r>
        <w:rPr>
          <w:rFonts w:ascii="宋体" w:hAnsi="宋体" w:eastAsia="宋体"/>
          <w:b w:val="0"/>
          <w:sz w:val="24"/>
        </w:rPr>
        <w:t xml:space="preserve">. </w:t>
      </w:r>
      <w:r>
        <w:rPr>
          <w:rFonts w:ascii="Times New Roman" w:hAnsi="Times New Roman" w:eastAsia="Times New Roman"/>
          <w:b w:val="0"/>
          <w:sz w:val="24"/>
        </w:rPr>
        <w:t>3</w:t>
      </w:r>
      <w:r>
        <w:rPr>
          <w:rFonts w:ascii="宋体" w:hAnsi="宋体" w:eastAsia="宋体"/>
          <w:b w:val="0"/>
          <w:sz w:val="24"/>
        </w:rPr>
        <w:t>所示：</w:t>
      </w:r>
    </w:p>
    <w:p w14:paraId="5D0040C4" w14:textId="77777777" w:rsidR="004E229F" w:rsidRDefault="00D75197">
      <w:pPr>
        <w:spacing w:line="460" w:lineRule="atLeast"/>
        <w:ind w:firstLine="420"/>
        <w:jc w:val="center"/>
        <w:rPr>
          <w:rFonts w:eastAsia="黑体"/>
          <w:color w:val="000000" w:themeColor="text1"/>
          <w:szCs w:val="21"/>
        </w:rPr>
      </w:pPr>
      <w:r>
        <w:rPr>
          <w:color w:val="000000" w:themeColor="text1"/>
        </w:rPr>
        <w:pict w14:anchorId="553B5E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50.95pt;height:233.7pt">
            <v:imagedata r:id="rId14" o:title=""/>
          </v:shape>
        </w:pict>
      </w:r>
    </w:p>
    <w:p w14:paraId="6DC191B1"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3</w:t>
      </w:r>
      <w:r>
        <w:rPr>
          <w:rFonts w:ascii="宋体" w:hAnsi="宋体" w:eastAsia="宋体"/>
          <w:b w:val="0"/>
          <w:sz w:val="24"/>
        </w:rPr>
        <w:t xml:space="preserve">. </w:t>
      </w:r>
      <w:r>
        <w:rPr>
          <w:rFonts w:ascii="Times New Roman" w:hAnsi="Times New Roman" w:eastAsia="Times New Roman"/>
          <w:b w:val="0"/>
          <w:sz w:val="24"/>
        </w:rPr>
        <w:t>3</w:t>
      </w:r>
      <w:r>
        <w:rPr>
          <w:rFonts w:ascii="宋体" w:hAnsi="宋体" w:eastAsia="宋体"/>
          <w:b w:val="0"/>
          <w:sz w:val="24"/>
        </w:rPr>
        <w:t>用户操作流程图</w:t>
      </w:r>
    </w:p>
    <w:p w14:paraId="35FF221F" w14:textId="77777777" w:rsidR="004E229F" w:rsidRDefault="00000000">
      <w:pPr>
        <w:rPr>
          <w:color w:val="000000" w:themeColor="text1"/>
          <w:sz w:val="24"/>
        </w:rPr>
      </w:pPr>
      <w:r>
        <w:rPr>
          <w:rFonts w:hint="eastAsia"/>
          <w:color w:val="000000" w:themeColor="text1"/>
          <w:sz w:val="24"/>
        </w:rPr>
        <w:br w:type="page"/>
      </w:r>
    </w:p>
    <w:p w14:paraId="17CCCB9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为了保证系统的安全性，要使用本系统对系统信息进行管理，必须先登陆到系统中。其具体登录流程图如图</w:t>
      </w:r>
      <w:r>
        <w:rPr>
          <w:rFonts w:ascii="Times New Roman" w:hAnsi="Times New Roman" w:eastAsia="Times New Roman"/>
          <w:b w:val="0"/>
          <w:sz w:val="24"/>
        </w:rPr>
        <w:t>3</w:t>
      </w:r>
      <w:r>
        <w:rPr>
          <w:rFonts w:ascii="宋体" w:hAnsi="宋体" w:eastAsia="宋体"/>
          <w:b w:val="0"/>
          <w:sz w:val="24"/>
        </w:rPr>
        <w:t xml:space="preserve">. </w:t>
      </w:r>
      <w:r>
        <w:rPr>
          <w:rFonts w:ascii="Times New Roman" w:hAnsi="Times New Roman" w:eastAsia="Times New Roman"/>
          <w:b w:val="0"/>
          <w:sz w:val="24"/>
        </w:rPr>
        <w:t>4</w:t>
      </w:r>
      <w:r>
        <w:rPr>
          <w:rFonts w:ascii="宋体" w:hAnsi="宋体" w:eastAsia="宋体"/>
          <w:b w:val="0"/>
          <w:sz w:val="24"/>
        </w:rPr>
        <w:t>所示：</w:t>
      </w:r>
    </w:p>
    <w:p w14:paraId="26AC2366" w14:textId="77777777" w:rsidR="004E229F" w:rsidRDefault="00D75197">
      <w:pPr>
        <w:pStyle w:val="af2"/>
        <w:spacing w:line="360" w:lineRule="auto"/>
        <w:ind w:firstLine="480"/>
        <w:jc w:val="center"/>
        <w:rPr>
          <w:rFonts w:eastAsia="黑体"/>
          <w:color w:val="000000" w:themeColor="text1"/>
          <w:szCs w:val="21"/>
        </w:rPr>
      </w:pPr>
      <w:r>
        <w:rPr>
          <w:color w:val="000000" w:themeColor="text1"/>
        </w:rPr>
        <w:pict w14:anchorId="61A127D9">
          <v:shape id="_x0000_i1026" type="#_x0000_t75" style="width:289.6pt;height:324.55pt">
            <v:imagedata r:id="rId15" o:title=""/>
          </v:shape>
        </w:pict>
      </w:r>
    </w:p>
    <w:p w14:paraId="34D6BFF8" w14:textId="77777777" w:rsidR="004E229F" w:rsidRDefault="00000000">
      <w:pPr>
        <w:pStyle w:val="ImageCaption"/>
        <w:spacing w:before="0" w:after="0" w:line="360" w:lineRule="auto"/>
        <w:jc w:val="both"/>
        <w:rPr>
          <w:color w:val="000000" w:themeColor="text1"/>
          <w:sz w:val="24"/>
        </w:rPr>
      </w:pPr>
      <w:r>
        <w:rPr>
          <w:rFonts w:ascii="宋体" w:hAnsi="宋体" w:eastAsia="宋体"/>
          <w:b w:val="0"/>
          <w:sz w:val="24"/>
        </w:rPr>
        <w:t>图</w:t>
      </w:r>
      <w:r>
        <w:rPr>
          <w:rFonts w:ascii="Times New Roman" w:hAnsi="Times New Roman" w:eastAsia="Times New Roman"/>
          <w:b w:val="0"/>
          <w:sz w:val="24"/>
        </w:rPr>
        <w:t>3</w:t>
      </w:r>
      <w:r>
        <w:rPr>
          <w:rFonts w:ascii="宋体" w:hAnsi="宋体" w:eastAsia="宋体"/>
          <w:b w:val="0"/>
          <w:sz w:val="24"/>
        </w:rPr>
        <w:t xml:space="preserve">. </w:t>
      </w:r>
      <w:r>
        <w:rPr>
          <w:rFonts w:ascii="Times New Roman" w:hAnsi="Times New Roman" w:eastAsia="Times New Roman"/>
          <w:b w:val="0"/>
          <w:sz w:val="24"/>
        </w:rPr>
        <w:t>4</w:t>
      </w:r>
      <w:r>
        <w:rPr>
          <w:rFonts w:ascii="宋体" w:hAnsi="宋体" w:eastAsia="宋体"/>
          <w:b w:val="0"/>
          <w:sz w:val="24"/>
        </w:rPr>
        <w:t>系统操作流程图</w:t>
      </w:r>
    </w:p>
    <w:p w14:paraId="2D8F649D" w14:textId="77777777" w:rsidR="004E229F" w:rsidRDefault="00000000">
      <w:pPr>
        <w:spacing w:beforeLines="50" w:before="0" w:afterLines="50" w:after="0" w:lineRule="auto" w:line="240"/>
        <w:jc w:val="left"/>
        <w:outlineLvl w:val="0"/>
        <w:rPr>
          <w:rFonts w:eastAsia="黑体"/>
          <w:color w:val="000000" w:themeColor="text1"/>
          <w:sz w:val="36"/>
          <w:szCs w:val="36"/>
        </w:rPr>
      </w:pPr>
      <w:r>
        <w:rPr>
          <w:rFonts w:ascii="Times New Roman" w:hAnsi="Times New Roman" w:eastAsia="Times New Roman"/>
          <w:b/>
          <w:sz w:val="28"/>
        </w:rPr>
        <w:t>4</w:t>
      </w:r>
      <w:r>
        <w:rPr>
          <w:rFonts w:ascii="黑体" w:hAnsi="黑体" w:eastAsia="黑体"/>
          <w:b/>
          <w:sz w:val="28"/>
        </w:rPr>
        <w:t xml:space="preserve">  系统设计</w:t>
      </w:r>
    </w:p>
    <w:p w14:paraId="71139481"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4</w:t>
      </w:r>
      <w:r>
        <w:rPr>
          <w:rFonts w:ascii="黑体" w:hAnsi="黑体" w:eastAsia="黑体"/>
          <w:b/>
          <w:sz w:val="24"/>
        </w:rPr>
        <w:t>.</w:t>
      </w:r>
      <w:r>
        <w:rPr>
          <w:rFonts w:ascii="Times New Roman" w:hAnsi="Times New Roman" w:eastAsia="Times New Roman"/>
          <w:b/>
          <w:sz w:val="24"/>
        </w:rPr>
        <w:t>1</w:t>
      </w:r>
      <w:r>
        <w:rPr>
          <w:rFonts w:ascii="黑体" w:hAnsi="黑体" w:eastAsia="黑体"/>
          <w:b/>
          <w:sz w:val="24"/>
        </w:rPr>
        <w:t xml:space="preserve">  系统功能模块设计</w:t>
      </w:r>
    </w:p>
    <w:p w14:paraId="1734FEE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本系统，在设计上走的是模块化的路子。整体一刀切下去，分作两大块：一头是管理员端，一头是用户端。</w:t>
      </w:r>
    </w:p>
    <w:p w14:paraId="67244021"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管理员那头，摊子铺得大些——用户管理、房屋类型管理、房屋信息管理、预约看房管理、在线签约管理、租赁评价管理、房屋资讯管理、交流论坛管理、在线客服管理、房源评论管理、收藏管理，再加上系统配置，拢共十二个模块。日常运营的运转、数据的维护，全攥在手里。</w:t>
      </w:r>
    </w:p>
    <w:p w14:paraId="74BD2C1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用户这端，管的是从找房到租房这一整串流程。注册登录、个人信息打理、房源浏览搜索、收藏、评论、预约看房、在线签约、租金支付、租赁评价、资讯浏览、论坛交流、在线客服，十三项功能，把租客要走的每一步都兜住了。</w:t>
      </w:r>
    </w:p>
    <w:p w14:paraId="18527DF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这些模块，各管各的事，却又不完全孤立。它们之间靠着统一的数据接口彼此通气，拼在一起，才是一套完整的房屋租赁管理系统。[</w:t>
      </w:r>
      <w:r>
        <w:rPr>
          <w:rFonts w:ascii="Times New Roman" w:hAnsi="Times New Roman" w:eastAsia="Times New Roman"/>
          <w:b w:val="0"/>
          <w:sz w:val="24"/>
        </w:rPr>
        <w:t>19</w:t>
      </w:r>
      <w:r>
        <w:rPr>
          <w:rFonts w:ascii="宋体" w:hAnsi="宋体" w:eastAsia="宋体"/>
          <w:b w:val="0"/>
          <w:sz w:val="24"/>
        </w:rPr>
        <w:t>]架构上，走的是分层设计——表现层对着用户，业务逻辑层掐着核心，数据访问层托着底子，一层是一层的责任。这么分下来，开发、测试、往后维护，都顺手些。</w:t>
      </w:r>
    </w:p>
    <w:p w14:paraId="2FB6A147" w14:textId="77777777" w:rsidR="004E229F" w:rsidRDefault="00000000">
      <w:pPr>
        <w:pStyle w:val="a5"/>
        <w:ind w:firstLineChars="0" w:firstLine="0"/>
        <w:jc w:val="center"/>
        <w:rPr>
          <w:rFonts w:ascii="Times New Roman" w:eastAsia="黑体"/>
          <w:color w:val="000000" w:themeColor="text1"/>
          <w:szCs w:val="21"/>
        </w:rPr>
      </w:pPr>
      <w:r>
        <w:rPr>
          <w:rFonts w:ascii="Times New Roman" w:hint="eastAsia"/>
          <w:noProof/>
          <w:color w:val="000000" w:themeColor="text1"/>
        </w:rPr>
        <w:drawing>
          <wp:inline distT="0" distB="0" distL="114300" distR="114300" wp14:anchorId="7E82A3E4" wp14:editId="74D66FE4">
            <wp:extent cx="5735320" cy="1997075"/>
            <wp:effectExtent l="0" t="0" r="5080" b="9525"/>
            <wp:docPr id="39" name="图片 39" descr="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descr="图片 (2)"/>
                    <pic:cNvPicPr>
                      <a:picLocks noChangeAspect="1"/>
                    </pic:cNvPicPr>
                  </pic:nvPicPr>
                  <pic:blipFill>
                    <a:blip r:embed="rId16"/>
                    <a:stretch>
                      <a:fillRect/>
                    </a:stretch>
                  </pic:blipFill>
                  <pic:spPr>
                    <a:xfrm>
                      <a:off x="0" y="0"/>
                      <a:ext cx="5735320" cy="1997075"/>
                    </a:xfrm>
                    <a:prstGeom prst="rect">
                      <a:avLst/>
                    </a:prstGeom>
                  </pic:spPr>
                </pic:pic>
              </a:graphicData>
            </a:graphic>
          </wp:inline>
        </w:drawing>
      </w:r>
    </w:p>
    <w:p w14:paraId="0C55FE02" w14:textId="77777777" w:rsidR="004E229F" w:rsidRDefault="00000000">
      <w:pPr>
        <w:pStyle w:val="ImageCaption"/>
        <w:spacing w:before="0" w:after="0" w:line="360" w:lineRule="auto"/>
        <w:jc w:val="both"/>
        <w:rPr>
          <w:color w:val="000000" w:themeColor="text1"/>
          <w:sz w:val="24"/>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1</w:t>
      </w:r>
      <w:r>
        <w:rPr>
          <w:rFonts w:ascii="宋体" w:hAnsi="宋体" w:eastAsia="宋体"/>
          <w:b w:val="0"/>
          <w:sz w:val="24"/>
        </w:rPr>
        <w:t>系统功能结构图</w:t>
      </w:r>
    </w:p>
    <w:p w14:paraId="59FE44B4" w14:textId="77777777" w:rsidR="004E229F" w:rsidRDefault="00000000">
      <w:pPr>
        <w:rPr>
          <w:rFonts w:eastAsia="黑体"/>
          <w:color w:val="000000" w:themeColor="text1"/>
          <w:sz w:val="30"/>
          <w:szCs w:val="30"/>
        </w:rPr>
      </w:pPr>
      <w:r>
        <w:rPr>
          <w:rFonts w:eastAsia="黑体" w:hint="eastAsia"/>
          <w:color w:val="000000" w:themeColor="text1"/>
          <w:sz w:val="30"/>
          <w:szCs w:val="30"/>
        </w:rPr>
        <w:br w:type="page"/>
      </w:r>
    </w:p>
    <w:p w14:paraId="0A9E8D27" w14:textId="77777777" w:rsidR="004E229F" w:rsidRDefault="00000000">
      <w:pPr>
        <w:spacing w:beforeLines="50" w:before="0" w:afterLines="50" w:after="0" w:lineRule="auto" w:line="240"/>
        <w:jc w:val="left"/>
        <w:outlineLvl w:val="1"/>
        <w:rPr>
          <w:rFonts w:eastAsia="黑体"/>
          <w:color w:val="000000" w:themeColor="text1"/>
          <w:sz w:val="30"/>
          <w:szCs w:val="30"/>
        </w:rPr>
      </w:pPr>
      <w:r>
        <w:rPr>
          <w:rFonts w:ascii="Times New Roman" w:hAnsi="Times New Roman" w:eastAsia="Times New Roman"/>
          <w:b/>
          <w:sz w:val="24"/>
        </w:rPr>
        <w:t>4</w:t>
      </w:r>
      <w:r>
        <w:rPr>
          <w:rFonts w:ascii="黑体" w:hAnsi="黑体" w:eastAsia="黑体"/>
          <w:b/>
          <w:sz w:val="24"/>
        </w:rPr>
        <w:t>.</w:t>
      </w:r>
      <w:r>
        <w:rPr>
          <w:rFonts w:ascii="Times New Roman" w:hAnsi="Times New Roman" w:eastAsia="Times New Roman"/>
          <w:b/>
          <w:sz w:val="24"/>
        </w:rPr>
        <w:t>2</w:t>
      </w:r>
      <w:r>
        <w:rPr>
          <w:rFonts w:ascii="黑体" w:hAnsi="黑体" w:eastAsia="黑体"/>
          <w:b/>
          <w:sz w:val="24"/>
        </w:rPr>
        <w:t xml:space="preserve">  数据库设计</w:t>
      </w:r>
    </w:p>
    <w:p w14:paraId="7F99C9E3"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4</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数据库概念设计</w:t>
      </w:r>
    </w:p>
    <w:p w14:paraId="49E2F68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数据库是系统的数据承载主体，其主要职责就是对系统运作期间所产生的全部数据予以集中保存，并实施全方位控制。一是要达成数据长久稳定的储存目的，保证数据不会消失，方便使用者随时查阅调用，从而提升使用的便利程度；二是要有数据分享功能，各个有关联的系统可以按照需要去调用相关的数据，但是又要保持自身的数据体系不受干扰，防止出现数据混杂的情况发生。为了保护数据的安全性，就要设置严密的身份核实制度，没有经过身份核实的人是不能浏览或者调用数据库里的任何数据的，以此来规避数据外泄的风险。数据库的设计重点在于弄清楚各个实体间的关系逻辑，保证数据流动顺畅，所对应</w:t>
      </w:r>
      <w:r>
        <w:rPr>
          <w:rFonts w:ascii="Times New Roman" w:hAnsi="Times New Roman" w:eastAsia="Times New Roman"/>
          <w:b w:val="0"/>
          <w:sz w:val="24"/>
        </w:rPr>
        <w:t>E</w:t>
      </w:r>
      <w:r>
        <w:rPr>
          <w:rFonts w:ascii="宋体" w:hAnsi="宋体" w:eastAsia="宋体"/>
          <w:b w:val="0"/>
          <w:sz w:val="24"/>
        </w:rPr>
        <w:t xml:space="preserve"> -</w:t>
      </w:r>
      <w:r>
        <w:rPr>
          <w:rFonts w:ascii="Times New Roman" w:hAnsi="Times New Roman" w:eastAsia="Times New Roman"/>
          <w:b w:val="0"/>
          <w:sz w:val="24"/>
        </w:rPr>
        <w:t>R</w:t>
      </w:r>
      <w:r>
        <w:rPr>
          <w:rFonts w:ascii="宋体" w:hAnsi="宋体" w:eastAsia="宋体"/>
          <w:b w:val="0"/>
          <w:sz w:val="24"/>
        </w:rPr>
        <w:t>图如下所示:</w:t>
      </w:r>
    </w:p>
    <w:p w14:paraId="2319B7C6"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用户实体(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user</w:t>
      </w:r>
      <w:r>
        <w:rPr>
          <w:rFonts w:ascii="宋体" w:hAnsi="宋体" w:eastAsia="宋体"/>
          <w:b w:val="0"/>
          <w:sz w:val="24"/>
        </w:rPr>
        <w:t>):用户</w:t>
      </w:r>
      <w:r>
        <w:rPr>
          <w:rFonts w:ascii="Times New Roman" w:hAnsi="Times New Roman" w:eastAsia="Times New Roman"/>
          <w:b w:val="0"/>
          <w:sz w:val="24"/>
        </w:rPr>
        <w:t>ID</w:t>
      </w:r>
      <w:r>
        <w:rPr>
          <w:rFonts w:ascii="宋体" w:hAnsi="宋体" w:eastAsia="宋体"/>
          <w:b w:val="0"/>
          <w:sz w:val="24"/>
        </w:rPr>
        <w:t>、用户名、密码、真实姓名、手机号、身份证号、创建时间。</w:t>
      </w:r>
    </w:p>
    <w:p w14:paraId="2CABE905" w14:textId="77777777" w:rsidR="004E229F" w:rsidRDefault="00000000">
      <w:pPr>
        <w:spacing w:line="360" w:lineRule="auto"/>
        <w:jc w:val="center"/>
        <w:rPr>
          <w:color w:val="000000" w:themeColor="text1"/>
          <w:szCs w:val="21"/>
        </w:rPr>
      </w:pPr>
      <w:r>
        <w:rPr>
          <w:noProof/>
        </w:rPr>
        <w:drawing>
          <wp:inline distT="0" distB="0" distL="114300" distR="114300" wp14:anchorId="618F66A7" wp14:editId="5561F300">
            <wp:extent cx="3629025" cy="1838325"/>
            <wp:effectExtent l="0" t="0" r="3175" b="15875"/>
            <wp:docPr id="4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8"/>
                    <pic:cNvPicPr>
                      <a:picLocks noChangeAspect="1"/>
                    </pic:cNvPicPr>
                  </pic:nvPicPr>
                  <pic:blipFill>
                    <a:blip r:embed="rId17"/>
                    <a:stretch>
                      <a:fillRect/>
                    </a:stretch>
                  </pic:blipFill>
                  <pic:spPr>
                    <a:xfrm>
                      <a:off x="0" y="0"/>
                      <a:ext cx="3629025" cy="1838325"/>
                    </a:xfrm>
                    <a:prstGeom prst="rect">
                      <a:avLst/>
                    </a:prstGeom>
                    <a:noFill/>
                    <a:ln>
                      <a:noFill/>
                    </a:ln>
                  </pic:spPr>
                </pic:pic>
              </a:graphicData>
            </a:graphic>
          </wp:inline>
        </w:drawing>
      </w:r>
    </w:p>
    <w:p w14:paraId="5A17203C"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2</w:t>
      </w:r>
      <w:r>
        <w:rPr>
          <w:rFonts w:ascii="宋体" w:hAnsi="宋体" w:eastAsia="宋体"/>
          <w:b w:val="0"/>
          <w:sz w:val="24"/>
        </w:rPr>
        <w:t>用户实体属性图</w:t>
      </w:r>
    </w:p>
    <w:p w14:paraId="443C7936"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房屋类型实体(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type</w:t>
      </w:r>
      <w:r>
        <w:rPr>
          <w:rFonts w:ascii="宋体" w:hAnsi="宋体" w:eastAsia="宋体"/>
          <w:b w:val="0"/>
          <w:sz w:val="24"/>
        </w:rPr>
        <w:t>):类型</w:t>
      </w:r>
      <w:r>
        <w:rPr>
          <w:rFonts w:ascii="Times New Roman" w:hAnsi="Times New Roman" w:eastAsia="Times New Roman"/>
          <w:b w:val="0"/>
          <w:sz w:val="24"/>
        </w:rPr>
        <w:t>ID</w:t>
      </w:r>
      <w:r>
        <w:rPr>
          <w:rFonts w:ascii="宋体" w:hAnsi="宋体" w:eastAsia="宋体"/>
          <w:b w:val="0"/>
          <w:sz w:val="24"/>
        </w:rPr>
        <w:t>、类型名称、类型描述、创建时间。</w:t>
      </w:r>
    </w:p>
    <w:p w14:paraId="5F02D72B" w14:textId="77777777" w:rsidR="004E229F" w:rsidRDefault="00000000">
      <w:pPr>
        <w:spacing w:line="360" w:lineRule="auto"/>
        <w:jc w:val="center"/>
      </w:pPr>
      <w:r>
        <w:rPr>
          <w:noProof/>
        </w:rPr>
        <w:drawing>
          <wp:inline distT="0" distB="0" distL="114300" distR="114300" wp14:anchorId="29B43B24" wp14:editId="024D9C63">
            <wp:extent cx="3438525" cy="1352550"/>
            <wp:effectExtent l="0" t="0" r="15875" b="19050"/>
            <wp:docPr id="4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pic:cNvPicPr>
                      <a:picLocks noChangeAspect="1"/>
                    </pic:cNvPicPr>
                  </pic:nvPicPr>
                  <pic:blipFill>
                    <a:blip r:embed="rId18"/>
                    <a:stretch>
                      <a:fillRect/>
                    </a:stretch>
                  </pic:blipFill>
                  <pic:spPr>
                    <a:xfrm>
                      <a:off x="0" y="0"/>
                      <a:ext cx="3438525" cy="1352550"/>
                    </a:xfrm>
                    <a:prstGeom prst="rect">
                      <a:avLst/>
                    </a:prstGeom>
                    <a:noFill/>
                    <a:ln>
                      <a:noFill/>
                    </a:ln>
                  </pic:spPr>
                </pic:pic>
              </a:graphicData>
            </a:graphic>
          </wp:inline>
        </w:drawing>
      </w:r>
    </w:p>
    <w:p w14:paraId="0B058290" w14:textId="77777777" w:rsidR="004E229F" w:rsidRDefault="00000000">
      <w:pPr>
        <w:pStyle w:val="ImageCaption"/>
        <w:spacing w:before="0" w:after="0" w:line="360" w:lineRule="auto"/>
        <w:jc w:val="both"/>
        <w:rPr>
          <w:color w:val="000000" w:themeColor="text1"/>
          <w:sz w:val="21"/>
          <w:szCs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3</w:t>
      </w:r>
      <w:r>
        <w:rPr>
          <w:rFonts w:ascii="宋体" w:hAnsi="宋体" w:eastAsia="宋体"/>
          <w:b w:val="0"/>
          <w:sz w:val="24"/>
        </w:rPr>
        <w:t>房屋类型实体属性图</w:t>
      </w:r>
    </w:p>
    <w:p w14:paraId="6D6E7E0A" w14:textId="77777777" w:rsidR="004E229F" w:rsidRDefault="00000000">
      <w:pPr>
        <w:rPr>
          <w:color w:val="000000" w:themeColor="text1"/>
          <w:sz w:val="24"/>
        </w:rPr>
      </w:pPr>
      <w:r>
        <w:rPr>
          <w:rFonts w:hint="eastAsia"/>
          <w:color w:val="000000" w:themeColor="text1"/>
          <w:sz w:val="24"/>
        </w:rPr>
        <w:br w:type="page"/>
      </w:r>
    </w:p>
    <w:p w14:paraId="42E63A85"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房屋信息实体(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house</w:t>
      </w:r>
      <w:r>
        <w:rPr>
          <w:rFonts w:ascii="宋体" w:hAnsi="宋体" w:eastAsia="宋体"/>
          <w:b w:val="0"/>
          <w:sz w:val="24"/>
        </w:rPr>
        <w:t>):房屋</w:t>
      </w:r>
      <w:r>
        <w:rPr>
          <w:rFonts w:ascii="Times New Roman" w:hAnsi="Times New Roman" w:eastAsia="Times New Roman"/>
          <w:b w:val="0"/>
          <w:sz w:val="24"/>
        </w:rPr>
        <w:t>ID</w:t>
      </w:r>
      <w:r>
        <w:rPr>
          <w:rFonts w:ascii="宋体" w:hAnsi="宋体" w:eastAsia="宋体"/>
          <w:b w:val="0"/>
          <w:sz w:val="24"/>
        </w:rPr>
        <w:t>、房屋名称、房屋类型</w:t>
      </w:r>
      <w:r>
        <w:rPr>
          <w:rFonts w:ascii="Times New Roman" w:hAnsi="Times New Roman" w:eastAsia="Times New Roman"/>
          <w:b w:val="0"/>
          <w:sz w:val="24"/>
        </w:rPr>
        <w:t>ID</w:t>
      </w:r>
      <w:r>
        <w:rPr>
          <w:rFonts w:ascii="宋体" w:hAnsi="宋体" w:eastAsia="宋体"/>
          <w:b w:val="0"/>
          <w:sz w:val="24"/>
        </w:rPr>
        <w:t>、面积、月租金、押金、房屋状态。</w:t>
      </w:r>
    </w:p>
    <w:p w14:paraId="155FE7F2" w14:textId="77777777" w:rsidR="004E229F" w:rsidRDefault="00000000">
      <w:pPr>
        <w:spacing w:line="360" w:lineRule="auto"/>
        <w:jc w:val="center"/>
        <w:rPr>
          <w:color w:val="000000" w:themeColor="text1"/>
          <w:szCs w:val="21"/>
        </w:rPr>
      </w:pPr>
      <w:r>
        <w:rPr>
          <w:noProof/>
        </w:rPr>
        <w:drawing>
          <wp:inline distT="0" distB="0" distL="114300" distR="114300" wp14:anchorId="7675404D" wp14:editId="0B30CEFA">
            <wp:extent cx="3590925" cy="1752600"/>
            <wp:effectExtent l="0" t="0" r="15875" b="0"/>
            <wp:docPr id="4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0"/>
                    <pic:cNvPicPr>
                      <a:picLocks noChangeAspect="1"/>
                    </pic:cNvPicPr>
                  </pic:nvPicPr>
                  <pic:blipFill>
                    <a:blip r:embed="rId19"/>
                    <a:stretch>
                      <a:fillRect/>
                    </a:stretch>
                  </pic:blipFill>
                  <pic:spPr>
                    <a:xfrm>
                      <a:off x="0" y="0"/>
                      <a:ext cx="3590925" cy="1752600"/>
                    </a:xfrm>
                    <a:prstGeom prst="rect">
                      <a:avLst/>
                    </a:prstGeom>
                    <a:noFill/>
                    <a:ln>
                      <a:noFill/>
                    </a:ln>
                  </pic:spPr>
                </pic:pic>
              </a:graphicData>
            </a:graphic>
          </wp:inline>
        </w:drawing>
      </w:r>
    </w:p>
    <w:p w14:paraId="1B51EA69" w14:textId="77777777" w:rsidR="004E229F" w:rsidRDefault="00000000">
      <w:pPr>
        <w:pStyle w:val="ImageCaption"/>
        <w:spacing w:before="0" w:after="0" w:line="360" w:lineRule="auto"/>
        <w:jc w:val="both"/>
        <w:rPr>
          <w:color w:val="000000" w:themeColor="text1"/>
          <w:sz w:val="21"/>
          <w:szCs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4</w:t>
      </w:r>
      <w:r>
        <w:rPr>
          <w:rFonts w:ascii="宋体" w:hAnsi="宋体" w:eastAsia="宋体"/>
          <w:b w:val="0"/>
          <w:sz w:val="24"/>
        </w:rPr>
        <w:t>房屋信息实体属性图</w:t>
      </w:r>
    </w:p>
    <w:p w14:paraId="309A7A2A"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预约看房实体(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appointment</w:t>
      </w:r>
      <w:r>
        <w:rPr>
          <w:rFonts w:ascii="宋体" w:hAnsi="宋体" w:eastAsia="宋体"/>
          <w:b w:val="0"/>
          <w:sz w:val="24"/>
        </w:rPr>
        <w:t>):预约</w:t>
      </w:r>
      <w:r>
        <w:rPr>
          <w:rFonts w:ascii="Times New Roman" w:hAnsi="Times New Roman" w:eastAsia="Times New Roman"/>
          <w:b w:val="0"/>
          <w:sz w:val="24"/>
        </w:rPr>
        <w:t>ID</w:t>
      </w:r>
      <w:r>
        <w:rPr>
          <w:rFonts w:ascii="宋体" w:hAnsi="宋体" w:eastAsia="宋体"/>
          <w:b w:val="0"/>
          <w:sz w:val="24"/>
        </w:rPr>
        <w:t>、用户</w:t>
      </w:r>
      <w:r>
        <w:rPr>
          <w:rFonts w:ascii="Times New Roman" w:hAnsi="Times New Roman" w:eastAsia="Times New Roman"/>
          <w:b w:val="0"/>
          <w:sz w:val="24"/>
        </w:rPr>
        <w:t>ID</w:t>
      </w:r>
      <w:r>
        <w:rPr>
          <w:rFonts w:ascii="宋体" w:hAnsi="宋体" w:eastAsia="宋体"/>
          <w:b w:val="0"/>
          <w:sz w:val="24"/>
        </w:rPr>
        <w:t>、房屋</w:t>
      </w:r>
      <w:r>
        <w:rPr>
          <w:rFonts w:ascii="Times New Roman" w:hAnsi="Times New Roman" w:eastAsia="Times New Roman"/>
          <w:b w:val="0"/>
          <w:sz w:val="24"/>
        </w:rPr>
        <w:t>ID</w:t>
      </w:r>
      <w:r>
        <w:rPr>
          <w:rFonts w:ascii="宋体" w:hAnsi="宋体" w:eastAsia="宋体"/>
          <w:b w:val="0"/>
          <w:sz w:val="24"/>
        </w:rPr>
        <w:t>、预约日期、租赁月数、审核状态、创建时间。</w:t>
      </w:r>
    </w:p>
    <w:p w14:paraId="314D63B1" w14:textId="77777777" w:rsidR="004E229F" w:rsidRDefault="00000000">
      <w:pPr>
        <w:spacing w:line="360" w:lineRule="auto"/>
        <w:jc w:val="center"/>
      </w:pPr>
      <w:r>
        <w:rPr>
          <w:noProof/>
        </w:rPr>
        <w:drawing>
          <wp:inline distT="0" distB="0" distL="114300" distR="114300" wp14:anchorId="6A8100BE" wp14:editId="72067481">
            <wp:extent cx="3209925" cy="1590675"/>
            <wp:effectExtent l="0" t="0" r="15875" b="9525"/>
            <wp:docPr id="4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1"/>
                    <pic:cNvPicPr>
                      <a:picLocks noChangeAspect="1"/>
                    </pic:cNvPicPr>
                  </pic:nvPicPr>
                  <pic:blipFill>
                    <a:blip r:embed="rId20"/>
                    <a:stretch>
                      <a:fillRect/>
                    </a:stretch>
                  </pic:blipFill>
                  <pic:spPr>
                    <a:xfrm>
                      <a:off x="0" y="0"/>
                      <a:ext cx="3209925" cy="1590675"/>
                    </a:xfrm>
                    <a:prstGeom prst="rect">
                      <a:avLst/>
                    </a:prstGeom>
                    <a:noFill/>
                    <a:ln>
                      <a:noFill/>
                    </a:ln>
                  </pic:spPr>
                </pic:pic>
              </a:graphicData>
            </a:graphic>
          </wp:inline>
        </w:drawing>
      </w:r>
    </w:p>
    <w:p w14:paraId="00F64D41"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5</w:t>
      </w:r>
      <w:r>
        <w:rPr>
          <w:rFonts w:ascii="宋体" w:hAnsi="宋体" w:eastAsia="宋体"/>
          <w:b w:val="0"/>
          <w:sz w:val="24"/>
        </w:rPr>
        <w:t>预约看房实体属性图</w:t>
      </w:r>
    </w:p>
    <w:p w14:paraId="03FE62D3"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租赁合同实体(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contract</w:t>
      </w:r>
      <w:r>
        <w:rPr>
          <w:rFonts w:ascii="宋体" w:hAnsi="宋体" w:eastAsia="宋体"/>
          <w:b w:val="0"/>
          <w:sz w:val="24"/>
        </w:rPr>
        <w:t>):合同</w:t>
      </w:r>
      <w:r>
        <w:rPr>
          <w:rFonts w:ascii="Times New Roman" w:hAnsi="Times New Roman" w:eastAsia="Times New Roman"/>
          <w:b w:val="0"/>
          <w:sz w:val="24"/>
        </w:rPr>
        <w:t>ID</w:t>
      </w:r>
      <w:r>
        <w:rPr>
          <w:rFonts w:ascii="宋体" w:hAnsi="宋体" w:eastAsia="宋体"/>
          <w:b w:val="0"/>
          <w:sz w:val="24"/>
        </w:rPr>
        <w:t>、用户</w:t>
      </w:r>
      <w:r>
        <w:rPr>
          <w:rFonts w:ascii="Times New Roman" w:hAnsi="Times New Roman" w:eastAsia="Times New Roman"/>
          <w:b w:val="0"/>
          <w:sz w:val="24"/>
        </w:rPr>
        <w:t>ID</w:t>
      </w:r>
      <w:r>
        <w:rPr>
          <w:rFonts w:ascii="宋体" w:hAnsi="宋体" w:eastAsia="宋体"/>
          <w:b w:val="0"/>
          <w:sz w:val="24"/>
        </w:rPr>
        <w:t>、房屋</w:t>
      </w:r>
      <w:r>
        <w:rPr>
          <w:rFonts w:ascii="Times New Roman" w:hAnsi="Times New Roman" w:eastAsia="Times New Roman"/>
          <w:b w:val="0"/>
          <w:sz w:val="24"/>
        </w:rPr>
        <w:t>ID</w:t>
      </w:r>
      <w:r>
        <w:rPr>
          <w:rFonts w:ascii="宋体" w:hAnsi="宋体" w:eastAsia="宋体"/>
          <w:b w:val="0"/>
          <w:sz w:val="24"/>
        </w:rPr>
        <w:t>、合同总金额、生效日期、到期日期、支付状态。</w:t>
      </w:r>
    </w:p>
    <w:p w14:paraId="5121F293" w14:textId="77777777" w:rsidR="004E229F" w:rsidRDefault="00000000">
      <w:pPr>
        <w:spacing w:line="360" w:lineRule="auto"/>
        <w:jc w:val="center"/>
        <w:rPr>
          <w:color w:val="000000" w:themeColor="text1"/>
          <w:szCs w:val="21"/>
        </w:rPr>
      </w:pPr>
      <w:r>
        <w:rPr>
          <w:noProof/>
        </w:rPr>
        <w:drawing>
          <wp:inline distT="0" distB="0" distL="114300" distR="114300" wp14:anchorId="7CB05FE3" wp14:editId="155B7E61">
            <wp:extent cx="3657600" cy="1638300"/>
            <wp:effectExtent l="0" t="0" r="0" b="12700"/>
            <wp:docPr id="4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pic:cNvPicPr>
                      <a:picLocks noChangeAspect="1"/>
                    </pic:cNvPicPr>
                  </pic:nvPicPr>
                  <pic:blipFill>
                    <a:blip r:embed="rId21"/>
                    <a:stretch>
                      <a:fillRect/>
                    </a:stretch>
                  </pic:blipFill>
                  <pic:spPr>
                    <a:xfrm>
                      <a:off x="0" y="0"/>
                      <a:ext cx="3657600" cy="1638300"/>
                    </a:xfrm>
                    <a:prstGeom prst="rect">
                      <a:avLst/>
                    </a:prstGeom>
                    <a:noFill/>
                    <a:ln>
                      <a:noFill/>
                    </a:ln>
                  </pic:spPr>
                </pic:pic>
              </a:graphicData>
            </a:graphic>
          </wp:inline>
        </w:drawing>
      </w:r>
    </w:p>
    <w:p w14:paraId="1E63C00A"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6</w:t>
      </w:r>
      <w:r>
        <w:rPr>
          <w:rFonts w:ascii="宋体" w:hAnsi="宋体" w:eastAsia="宋体"/>
          <w:b w:val="0"/>
          <w:sz w:val="24"/>
        </w:rPr>
        <w:t>租赁合同实体属性图</w:t>
      </w:r>
    </w:p>
    <w:p w14:paraId="73CAF08F" w14:textId="77777777" w:rsidR="004E229F" w:rsidRDefault="00000000">
      <w:pPr>
        <w:rPr>
          <w:color w:val="000000" w:themeColor="text1"/>
          <w:sz w:val="24"/>
        </w:rPr>
      </w:pPr>
      <w:r>
        <w:rPr>
          <w:rFonts w:hint="eastAsia"/>
          <w:color w:val="000000" w:themeColor="text1"/>
          <w:sz w:val="24"/>
        </w:rPr>
        <w:br w:type="page"/>
      </w:r>
    </w:p>
    <w:p w14:paraId="4B7B8F3E"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租赁评价实体(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evaluation</w:t>
      </w:r>
      <w:r>
        <w:rPr>
          <w:rFonts w:ascii="宋体" w:hAnsi="宋体" w:eastAsia="宋体"/>
          <w:b w:val="0"/>
          <w:sz w:val="24"/>
        </w:rPr>
        <w:t>):评价</w:t>
      </w:r>
      <w:r>
        <w:rPr>
          <w:rFonts w:ascii="Times New Roman" w:hAnsi="Times New Roman" w:eastAsia="Times New Roman"/>
          <w:b w:val="0"/>
          <w:sz w:val="24"/>
        </w:rPr>
        <w:t>ID</w:t>
      </w:r>
      <w:r>
        <w:rPr>
          <w:rFonts w:ascii="宋体" w:hAnsi="宋体" w:eastAsia="宋体"/>
          <w:b w:val="0"/>
          <w:sz w:val="24"/>
        </w:rPr>
        <w:t>、合同</w:t>
      </w:r>
      <w:r>
        <w:rPr>
          <w:rFonts w:ascii="Times New Roman" w:hAnsi="Times New Roman" w:eastAsia="Times New Roman"/>
          <w:b w:val="0"/>
          <w:sz w:val="24"/>
        </w:rPr>
        <w:t>ID</w:t>
      </w:r>
      <w:r>
        <w:rPr>
          <w:rFonts w:ascii="宋体" w:hAnsi="宋体" w:eastAsia="宋体"/>
          <w:b w:val="0"/>
          <w:sz w:val="24"/>
        </w:rPr>
        <w:t>、用户</w:t>
      </w:r>
      <w:r>
        <w:rPr>
          <w:rFonts w:ascii="Times New Roman" w:hAnsi="Times New Roman" w:eastAsia="Times New Roman"/>
          <w:b w:val="0"/>
          <w:sz w:val="24"/>
        </w:rPr>
        <w:t>ID</w:t>
      </w:r>
      <w:r>
        <w:rPr>
          <w:rFonts w:ascii="宋体" w:hAnsi="宋体" w:eastAsia="宋体"/>
          <w:b w:val="0"/>
          <w:sz w:val="24"/>
        </w:rPr>
        <w:t>、评分、评价内容、审核状态、创建时间。</w:t>
      </w:r>
    </w:p>
    <w:p w14:paraId="5E330993" w14:textId="77777777" w:rsidR="004E229F" w:rsidRDefault="00000000">
      <w:pPr>
        <w:spacing w:line="360" w:lineRule="auto"/>
        <w:jc w:val="center"/>
        <w:rPr>
          <w:color w:val="000000" w:themeColor="text1"/>
          <w:szCs w:val="21"/>
        </w:rPr>
      </w:pPr>
      <w:r>
        <w:rPr>
          <w:noProof/>
        </w:rPr>
        <w:drawing>
          <wp:inline distT="0" distB="0" distL="114300" distR="114300" wp14:anchorId="720C0CE7" wp14:editId="5357E690">
            <wp:extent cx="3248025" cy="1638300"/>
            <wp:effectExtent l="0" t="0" r="3175" b="12700"/>
            <wp:docPr id="4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3"/>
                    <pic:cNvPicPr>
                      <a:picLocks noChangeAspect="1"/>
                    </pic:cNvPicPr>
                  </pic:nvPicPr>
                  <pic:blipFill>
                    <a:blip r:embed="rId22"/>
                    <a:stretch>
                      <a:fillRect/>
                    </a:stretch>
                  </pic:blipFill>
                  <pic:spPr>
                    <a:xfrm>
                      <a:off x="0" y="0"/>
                      <a:ext cx="3248025" cy="1638300"/>
                    </a:xfrm>
                    <a:prstGeom prst="rect">
                      <a:avLst/>
                    </a:prstGeom>
                    <a:noFill/>
                    <a:ln>
                      <a:noFill/>
                    </a:ln>
                  </pic:spPr>
                </pic:pic>
              </a:graphicData>
            </a:graphic>
          </wp:inline>
        </w:drawing>
      </w:r>
    </w:p>
    <w:p w14:paraId="67033440"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7</w:t>
      </w:r>
      <w:r>
        <w:rPr>
          <w:rFonts w:ascii="宋体" w:hAnsi="宋体" w:eastAsia="宋体"/>
          <w:b w:val="0"/>
          <w:sz w:val="24"/>
        </w:rPr>
        <w:t>租赁评价实体属性图</w:t>
      </w:r>
    </w:p>
    <w:p w14:paraId="00F87204"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房源收藏实体(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favorite</w:t>
      </w:r>
      <w:r>
        <w:rPr>
          <w:rFonts w:ascii="宋体" w:hAnsi="宋体" w:eastAsia="宋体"/>
          <w:b w:val="0"/>
          <w:sz w:val="24"/>
        </w:rPr>
        <w:t>):收藏</w:t>
      </w:r>
      <w:r>
        <w:rPr>
          <w:rFonts w:ascii="Times New Roman" w:hAnsi="Times New Roman" w:eastAsia="Times New Roman"/>
          <w:b w:val="0"/>
          <w:sz w:val="24"/>
        </w:rPr>
        <w:t>ID</w:t>
      </w:r>
      <w:r>
        <w:rPr>
          <w:rFonts w:ascii="宋体" w:hAnsi="宋体" w:eastAsia="宋体"/>
          <w:b w:val="0"/>
          <w:sz w:val="24"/>
        </w:rPr>
        <w:t>、用户</w:t>
      </w:r>
      <w:r>
        <w:rPr>
          <w:rFonts w:ascii="Times New Roman" w:hAnsi="Times New Roman" w:eastAsia="Times New Roman"/>
          <w:b w:val="0"/>
          <w:sz w:val="24"/>
        </w:rPr>
        <w:t>ID</w:t>
      </w:r>
      <w:r>
        <w:rPr>
          <w:rFonts w:ascii="宋体" w:hAnsi="宋体" w:eastAsia="宋体"/>
          <w:b w:val="0"/>
          <w:sz w:val="24"/>
        </w:rPr>
        <w:t>、房屋</w:t>
      </w:r>
      <w:r>
        <w:rPr>
          <w:rFonts w:ascii="Times New Roman" w:hAnsi="Times New Roman" w:eastAsia="Times New Roman"/>
          <w:b w:val="0"/>
          <w:sz w:val="24"/>
        </w:rPr>
        <w:t>ID</w:t>
      </w:r>
      <w:r>
        <w:rPr>
          <w:rFonts w:ascii="宋体" w:hAnsi="宋体" w:eastAsia="宋体"/>
          <w:b w:val="0"/>
          <w:sz w:val="24"/>
        </w:rPr>
        <w:t>、收藏时间。</w:t>
      </w:r>
    </w:p>
    <w:p w14:paraId="563AB31B" w14:textId="77777777" w:rsidR="004E229F" w:rsidRDefault="00000000">
      <w:pPr>
        <w:spacing w:line="360" w:lineRule="auto"/>
        <w:jc w:val="center"/>
      </w:pPr>
      <w:r>
        <w:rPr>
          <w:noProof/>
        </w:rPr>
        <w:drawing>
          <wp:inline distT="0" distB="0" distL="114300" distR="114300" wp14:anchorId="6E350AD6" wp14:editId="03ED9C7F">
            <wp:extent cx="2943225" cy="1514475"/>
            <wp:effectExtent l="0" t="0" r="3175" b="9525"/>
            <wp:docPr id="4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pic:cNvPicPr>
                      <a:picLocks noChangeAspect="1"/>
                    </pic:cNvPicPr>
                  </pic:nvPicPr>
                  <pic:blipFill>
                    <a:blip r:embed="rId23"/>
                    <a:stretch>
                      <a:fillRect/>
                    </a:stretch>
                  </pic:blipFill>
                  <pic:spPr>
                    <a:xfrm>
                      <a:off x="0" y="0"/>
                      <a:ext cx="2943225" cy="1514475"/>
                    </a:xfrm>
                    <a:prstGeom prst="rect">
                      <a:avLst/>
                    </a:prstGeom>
                    <a:noFill/>
                    <a:ln>
                      <a:noFill/>
                    </a:ln>
                  </pic:spPr>
                </pic:pic>
              </a:graphicData>
            </a:graphic>
          </wp:inline>
        </w:drawing>
      </w:r>
    </w:p>
    <w:p w14:paraId="24F600BB"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8</w:t>
      </w:r>
      <w:r>
        <w:rPr>
          <w:rFonts w:ascii="宋体" w:hAnsi="宋体" w:eastAsia="宋体"/>
          <w:b w:val="0"/>
          <w:sz w:val="24"/>
        </w:rPr>
        <w:t>房源收藏实体属性图</w:t>
      </w:r>
    </w:p>
    <w:p w14:paraId="0C86D6C9" w14:textId="77777777" w:rsidR="004E229F" w:rsidRDefault="00000000">
      <w:pPr>
        <w:numPr>
          <w:ilvl w:val="0"/>
          <w:numId w:val="1"/>
        </w:numPr>
        <w:spacing w:line="360" w:lineRule="auto" w:before="0" w:after="0"/>
        <w:ind w:firstLineChars="200" w:firstLine="480"/>
        <w:jc w:val="both"/>
        <w:rPr>
          <w:color w:val="000000" w:themeColor="text1"/>
          <w:sz w:val="24"/>
        </w:rPr>
      </w:pPr>
      <w:r>
        <w:rPr>
          <w:rFonts w:ascii="宋体" w:hAnsi="宋体" w:eastAsia="宋体"/>
          <w:b w:val="0"/>
          <w:sz w:val="24"/>
        </w:rPr>
        <w:t>房屋资讯实体(</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news</w:t>
      </w:r>
      <w:r>
        <w:rPr>
          <w:rFonts w:ascii="宋体" w:hAnsi="宋体" w:eastAsia="宋体"/>
          <w:b w:val="0"/>
          <w:sz w:val="24"/>
        </w:rPr>
        <w:t>):资讯</w:t>
      </w:r>
      <w:r>
        <w:rPr>
          <w:rFonts w:ascii="Times New Roman" w:hAnsi="Times New Roman" w:eastAsia="Times New Roman"/>
          <w:b w:val="0"/>
          <w:sz w:val="24"/>
        </w:rPr>
        <w:t>ID</w:t>
      </w:r>
      <w:r>
        <w:rPr>
          <w:rFonts w:ascii="宋体" w:hAnsi="宋体" w:eastAsia="宋体"/>
          <w:b w:val="0"/>
          <w:sz w:val="24"/>
        </w:rPr>
        <w:t>、标题、摘要、内容、封面图片、发布时间、浏览次数。</w:t>
      </w:r>
    </w:p>
    <w:p w14:paraId="2BEA901F" w14:textId="77777777" w:rsidR="004E229F" w:rsidRDefault="00000000">
      <w:pPr>
        <w:spacing w:line="360" w:lineRule="auto"/>
        <w:jc w:val="center"/>
      </w:pPr>
      <w:r>
        <w:rPr>
          <w:noProof/>
        </w:rPr>
        <w:drawing>
          <wp:inline distT="0" distB="0" distL="114300" distR="114300" wp14:anchorId="4D996537" wp14:editId="10CCC7D9">
            <wp:extent cx="3171825" cy="1800225"/>
            <wp:effectExtent l="0" t="0" r="3175" b="3175"/>
            <wp:docPr id="4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pic:cNvPicPr>
                      <a:picLocks noChangeAspect="1"/>
                    </pic:cNvPicPr>
                  </pic:nvPicPr>
                  <pic:blipFill>
                    <a:blip r:embed="rId24"/>
                    <a:stretch>
                      <a:fillRect/>
                    </a:stretch>
                  </pic:blipFill>
                  <pic:spPr>
                    <a:xfrm>
                      <a:off x="0" y="0"/>
                      <a:ext cx="3171825" cy="1800225"/>
                    </a:xfrm>
                    <a:prstGeom prst="rect">
                      <a:avLst/>
                    </a:prstGeom>
                    <a:noFill/>
                    <a:ln>
                      <a:noFill/>
                    </a:ln>
                  </pic:spPr>
                </pic:pic>
              </a:graphicData>
            </a:graphic>
          </wp:inline>
        </w:drawing>
      </w:r>
    </w:p>
    <w:p w14:paraId="60A7CA74"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9</w:t>
      </w:r>
      <w:r>
        <w:rPr>
          <w:rFonts w:ascii="宋体" w:hAnsi="宋体" w:eastAsia="宋体"/>
          <w:b w:val="0"/>
          <w:sz w:val="24"/>
        </w:rPr>
        <w:t>房屋咨询实体属性图</w:t>
      </w:r>
    </w:p>
    <w:p w14:paraId="200EB223" w14:textId="77777777" w:rsidR="004E229F" w:rsidRDefault="00000000">
      <w:pPr>
        <w:spacing w:line="360" w:lineRule="auto" w:before="0" w:after="0"/>
        <w:ind w:firstLineChars="200" w:firstLine="480"/>
        <w:jc w:val="both"/>
        <w:rPr>
          <w:color w:val="000000" w:themeColor="text1"/>
          <w:szCs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w:t>
      </w:r>
      <w:r>
        <w:rPr>
          <w:rFonts w:ascii="Times New Roman" w:hAnsi="Times New Roman" w:eastAsia="Times New Roman"/>
          <w:b w:val="0"/>
          <w:sz w:val="24"/>
        </w:rPr>
        <w:t>10</w:t>
      </w:r>
      <w:r>
        <w:rPr>
          <w:rFonts w:ascii="宋体" w:hAnsi="宋体" w:eastAsia="宋体"/>
          <w:b w:val="0"/>
          <w:sz w:val="24"/>
        </w:rPr>
        <w:t>绘出的，是房屋租赁系统的那张实体关系模型。图里头，用户实体处在一个轴心的位置上，由此牵出一根根线，跟其他业务实体搭上了关联。用户往预约看房那一端，牵着的是“发起”这根线，一对多；往房屋资讯那头，连着的是“查看”，同样是一对多；再往租赁评价、房源收藏、租赁合同这几个方向，拴着的则是“管理”的关系，也都是一对多的路子铺开。房屋信息实体，是图里另一个沉甸甸的核。它通过“包含”这个关系，跟房屋类型实体凑成多对一的勾连；同时，又跟预约看房、房源收藏分别结成了一对多的关系。租赁合同实体也并非孤悬，它往外伸出的“包含”关系，正好跟租赁评价实体形成了一对多的照应。整张模型就这样把系统里各实体之间的层次、业务逻辑的缠绕，都理得清清爽爽，往后做数据库的物理设计，便有了一个可以依循的底子。</w:t>
      </w:r>
    </w:p>
    <w:p w14:paraId="6ED4B510" w14:textId="77777777" w:rsidR="004E229F" w:rsidRDefault="00000000">
      <w:pPr>
        <w:pStyle w:val="ImageCaption"/>
        <w:spacing w:before="0" w:after="0" w:line="360" w:lineRule="auto"/>
        <w:jc w:val="both"/>
        <w:rPr>
          <w:rFonts w:ascii="Times New Roman"/>
          <w:sz w:val="21"/>
        </w:rPr>
      </w:pPr>
      <w:r>
        <w:rPr>
          <w:rFonts w:ascii="宋体" w:hAnsi="宋体" w:eastAsia="宋体"/>
          <w:b w:val="0"/>
          <w:sz w:val="24"/>
        </w:rPr>
        <w:t>图</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10</w:t>
      </w:r>
      <w:r>
        <w:rPr>
          <w:rFonts w:ascii="宋体" w:hAnsi="宋体" w:eastAsia="宋体"/>
          <w:b w:val="0"/>
          <w:sz w:val="24"/>
        </w:rPr>
        <w:t>系统总体</w:t>
      </w:r>
      <w:r>
        <w:rPr>
          <w:rFonts w:ascii="Times New Roman" w:hAnsi="Times New Roman" w:eastAsia="Times New Roman"/>
          <w:b w:val="0"/>
          <w:sz w:val="24"/>
        </w:rPr>
        <w:t>E</w:t>
      </w:r>
      <w:r>
        <w:rPr>
          <w:rFonts w:ascii="宋体" w:hAnsi="宋体" w:eastAsia="宋体"/>
          <w:b w:val="0"/>
          <w:sz w:val="24"/>
        </w:rPr>
        <w:t>-</w:t>
      </w:r>
      <w:r>
        <w:rPr>
          <w:rFonts w:ascii="Times New Roman" w:hAnsi="Times New Roman" w:eastAsia="Times New Roman"/>
          <w:b w:val="0"/>
          <w:sz w:val="24"/>
        </w:rPr>
        <w:t>R</w:t>
      </w:r>
      <w:r>
        <w:rPr>
          <w:rFonts w:ascii="宋体" w:hAnsi="宋体" w:eastAsia="宋体"/>
          <w:b w:val="0"/>
          <w:sz w:val="24"/>
        </w:rPr>
        <w:t>图</w:t>
      </w:r>
    </w:p>
    <w:p w14:paraId="71332A89"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4</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数据库表设计</w:t>
      </w:r>
    </w:p>
    <w:p w14:paraId="52F3B03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租房网站运行时，数据库要保持独立，不会出现数据混乱的情况。用户想查看哪部分数据，直接选择对应的设置选项，就能看到以表格形式呈现的相关数据。只要完成这个功能的设置，系统就会和数据库建立连接，同时弹出对话框，显示对应的数据源，方便用户后续操作。</w:t>
      </w:r>
    </w:p>
    <w:p w14:paraId="69BB53B1"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数据库的底子，落在实实在在的八张表上：用户表、房屋类型表、房屋信息表、预约看房表、租赁合同表、租赁评价表、房源收藏表，还有房屋资讯表。这八张表，各管一摊，又彼此勾连。</w:t>
      </w:r>
    </w:p>
    <w:p w14:paraId="52868BD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打头的是用户表，它是整个系统最核心的那张基础表，平台上所有注册用户的身家信息，都存放在这里。主键用的是</w:t>
      </w: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，类型选了</w:t>
      </w:r>
      <w:r>
        <w:rPr>
          <w:rFonts w:ascii="Times New Roman" w:hAnsi="Times New Roman" w:eastAsia="Times New Roman"/>
          <w:b w:val="0"/>
          <w:sz w:val="24"/>
        </w:rPr>
        <w:t>BIGINT</w:t>
      </w:r>
      <w:r>
        <w:rPr>
          <w:rFonts w:ascii="宋体" w:hAnsi="宋体" w:eastAsia="宋体"/>
          <w:b w:val="0"/>
          <w:sz w:val="24"/>
        </w:rPr>
        <w:t>——这个选择里头，心里存着的是一份往后能托住海量用户的长远打算。</w:t>
      </w:r>
      <w:r>
        <w:rPr>
          <w:rFonts w:ascii="Times New Roman" w:hAnsi="Times New Roman" w:eastAsia="Times New Roman"/>
          <w:b w:val="0"/>
          <w:sz w:val="24"/>
        </w:rPr>
        <w:t>username</w:t>
      </w:r>
      <w:r>
        <w:rPr>
          <w:rFonts w:ascii="宋体" w:hAnsi="宋体" w:eastAsia="宋体"/>
          <w:b w:val="0"/>
          <w:sz w:val="24"/>
        </w:rPr>
        <w:t>这个字段，干脆利落地加上了唯一约束，用户名嘛，总不该有重样的。</w:t>
      </w:r>
      <w:r>
        <w:rPr>
          <w:rFonts w:ascii="Times New Roman" w:hAnsi="Times New Roman" w:eastAsia="Times New Roman"/>
          <w:b w:val="0"/>
          <w:sz w:val="24"/>
        </w:rPr>
        <w:t>password</w:t>
      </w:r>
      <w:r>
        <w:rPr>
          <w:rFonts w:ascii="宋体" w:hAnsi="宋体" w:eastAsia="宋体"/>
          <w:b w:val="0"/>
          <w:sz w:val="24"/>
        </w:rPr>
        <w:t>字段里存着的，不是明晃晃的密码，而是加密之后的密文，账户安全这根弦，从这里就绷上了。</w:t>
      </w:r>
      <w:r>
        <w:rPr>
          <w:rFonts w:ascii="Times New Roman" w:hAnsi="Times New Roman" w:eastAsia="Times New Roman"/>
          <w:b w:val="0"/>
          <w:sz w:val="24"/>
        </w:rPr>
        <w:t>real</w:t>
      </w:r>
      <w:r>
        <w:rPr>
          <w:rFonts w:ascii="宋体" w:hAnsi="宋体" w:eastAsia="宋体"/>
          <w:b w:val="0"/>
          <w:sz w:val="24"/>
        </w:rPr>
        <w:t>_</w:t>
      </w:r>
      <w:r>
        <w:rPr>
          <w:rFonts w:ascii="Times New Roman" w:hAnsi="Times New Roman" w:eastAsia="Times New Roman"/>
          <w:b w:val="0"/>
          <w:sz w:val="24"/>
        </w:rPr>
        <w:t>name</w:t>
      </w:r>
      <w:r>
        <w:rPr>
          <w:rFonts w:ascii="宋体" w:hAnsi="宋体" w:eastAsia="宋体"/>
          <w:b w:val="0"/>
          <w:sz w:val="24"/>
        </w:rPr>
        <w:t>、</w:t>
      </w:r>
      <w:r>
        <w:rPr>
          <w:rFonts w:ascii="Times New Roman" w:hAnsi="Times New Roman" w:eastAsia="Times New Roman"/>
          <w:b w:val="0"/>
          <w:sz w:val="24"/>
        </w:rPr>
        <w:t>phone</w:t>
      </w:r>
      <w:r>
        <w:rPr>
          <w:rFonts w:ascii="宋体" w:hAnsi="宋体" w:eastAsia="宋体"/>
          <w:b w:val="0"/>
          <w:sz w:val="24"/>
        </w:rPr>
        <w:t>、</w:t>
      </w:r>
      <w:r>
        <w:rPr>
          <w:rFonts w:ascii="Times New Roman" w:hAnsi="Times New Roman" w:eastAsia="Times New Roman"/>
          <w:b w:val="0"/>
          <w:sz w:val="24"/>
        </w:rPr>
        <w:t>id</w:t>
      </w:r>
      <w:r>
        <w:rPr>
          <w:rFonts w:ascii="宋体" w:hAnsi="宋体" w:eastAsia="宋体"/>
          <w:b w:val="0"/>
          <w:sz w:val="24"/>
        </w:rPr>
        <w:t>_</w:t>
      </w:r>
      <w:r>
        <w:rPr>
          <w:rFonts w:ascii="Times New Roman" w:hAnsi="Times New Roman" w:eastAsia="Times New Roman"/>
          <w:b w:val="0"/>
          <w:sz w:val="24"/>
        </w:rPr>
        <w:t>card</w:t>
      </w:r>
      <w:r>
        <w:rPr>
          <w:rFonts w:ascii="宋体" w:hAnsi="宋体" w:eastAsia="宋体"/>
          <w:b w:val="0"/>
          <w:sz w:val="24"/>
        </w:rPr>
        <w:t>这几栏，记的是用户的真实身份，实名认证、往后签合同，都得靠着它们。</w:t>
      </w: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r>
        <w:rPr>
          <w:rFonts w:ascii="宋体" w:hAnsi="宋体" w:eastAsia="宋体"/>
          <w:b w:val="0"/>
          <w:sz w:val="24"/>
        </w:rPr>
        <w:t>这个字段则自动把用户注册那一刻的时间记下来，不声不响的，却给日后的用户管理和数据统计分析，留了一份踏实的凭据。</w:t>
      </w:r>
    </w:p>
    <w:p w14:paraId="0EB0599B" w14:textId="77777777" w:rsidR="004E229F" w:rsidRDefault="00000000">
      <w:pPr>
        <w:pStyle w:val="TableCaption"/>
        <w:spacing w:before="0" w:line="360" w:lineRule="auto" w:after="0"/>
        <w:jc w:val="both"/>
        <w:rPr>
          <w:rFonts w:ascii="Times New Roman"/>
          <w:sz w:val="21"/>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1</w:t>
      </w:r>
      <w:r>
        <w:rPr>
          <w:rFonts w:ascii="宋体" w:hAnsi="宋体" w:eastAsia="宋体"/>
          <w:b w:val="0"/>
          <w:sz w:val="24"/>
        </w:rPr>
        <w:t>用户表(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user</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440"/>
        <w:gridCol w:w="1440"/>
        <w:gridCol w:w="1440"/>
        <w:gridCol w:w="1440"/>
        <w:gridCol w:w="1440"/>
        <w:gridCol w:w="1440"/>
      </w:tblGrid>
      <w:tr w:rsidR="004E229F" w14:paraId="67F0B1F1" w14:textId="77777777">
        <w:trPr>
          <w:trHeight w:hRule="exact" w:val="540"/>
          <w:jc w:val="center"/>
        </w:trPr>
        <w:tc>
          <w:tcPr>
            <w:tcW w:w="1440" w:type="dxa"/>
            <w:vAlign w:val="center"/>
            <w:tcBorders>
              <w:top w:val="single" w:sz="12" w:space="0" w:color="000000"/>
              <w:left w:val="none" w:sz="0" w:space="0" w:color="000000"/>
              <w:bottom w:val="single" w:sz="6" w:space="0" w:color="000000"/>
              <w:right w:val="none" w:sz="0" w:space="0" w:color="000000"/>
            </w:tcBorders>
          </w:tcPr>
          <w:p w14:paraId="1E6A4B41"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字段名称</w:t>
            </w:r>
          </w:p>
          <w:p w14:paraId="6ED5BC13" w14:textId="77777777" w:rsidR="004E229F" w:rsidRDefault="004E229F">
            <w:pPr>
              <w:spacing w:line="288" w:lineRule="auto"/>
              <w:jc w:val="center"/>
              <w:rPr>
                <w:rFonts w:ascii="等线" w:eastAsia="等线" w:hAnsi="等线"/>
                <w:sz w:val="22"/>
                <w14:ligatures w14:val="standardContextual"/>
              </w:rPr>
            </w:pPr>
          </w:p>
        </w:tc>
        <w:tc>
          <w:tcPr>
            <w:tcW w:w="1440" w:type="dxa"/>
            <w:vAlign w:val="center"/>
            <w:tcBorders>
              <w:top w:val="single" w:sz="12" w:space="0" w:color="000000"/>
              <w:left w:val="none" w:sz="0" w:space="0" w:color="000000"/>
              <w:bottom w:val="single" w:sz="6" w:space="0" w:color="000000"/>
              <w:right w:val="none" w:sz="0" w:space="0" w:color="000000"/>
            </w:tcBorders>
          </w:tcPr>
          <w:p w14:paraId="189D1F57"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类型</w:t>
            </w:r>
          </w:p>
        </w:tc>
        <w:tc>
          <w:tcPr>
            <w:tcW w:w="1440" w:type="dxa"/>
            <w:vAlign w:val="center"/>
            <w:tcBorders>
              <w:top w:val="single" w:sz="12" w:space="0" w:color="000000"/>
              <w:left w:val="none" w:sz="0" w:space="0" w:color="000000"/>
              <w:bottom w:val="single" w:sz="6" w:space="0" w:color="000000"/>
              <w:right w:val="none" w:sz="0" w:space="0" w:color="000000"/>
            </w:tcBorders>
          </w:tcPr>
          <w:p w14:paraId="5EC7F896"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长度</w:t>
            </w:r>
          </w:p>
        </w:tc>
        <w:tc>
          <w:tcPr>
            <w:tcW w:w="1440" w:type="dxa"/>
            <w:vAlign w:val="center"/>
            <w:tcBorders>
              <w:top w:val="single" w:sz="12" w:space="0" w:color="000000"/>
              <w:left w:val="none" w:sz="0" w:space="0" w:color="000000"/>
              <w:bottom w:val="single" w:sz="6" w:space="0" w:color="000000"/>
              <w:right w:val="none" w:sz="0" w:space="0" w:color="000000"/>
            </w:tcBorders>
          </w:tcPr>
          <w:p w14:paraId="3898843C"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主键</w:t>
            </w:r>
          </w:p>
        </w:tc>
        <w:tc>
          <w:tcPr>
            <w:tcW w:w="1440" w:type="dxa"/>
            <w:vAlign w:val="center"/>
            <w:tcBorders>
              <w:top w:val="single" w:sz="12" w:space="0" w:color="000000"/>
              <w:left w:val="none" w:sz="0" w:space="0" w:color="000000"/>
              <w:bottom w:val="single" w:sz="6" w:space="0" w:color="000000"/>
              <w:right w:val="none" w:sz="0" w:space="0" w:color="000000"/>
            </w:tcBorders>
          </w:tcPr>
          <w:p w14:paraId="4E15C14C"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允许空</w:t>
            </w:r>
          </w:p>
        </w:tc>
        <w:tc>
          <w:tcPr>
            <w:tcW w:w="1440" w:type="dxa"/>
            <w:vAlign w:val="center"/>
            <w:tcBorders>
              <w:top w:val="single" w:sz="12" w:space="0" w:color="000000"/>
              <w:left w:val="none" w:sz="0" w:space="0" w:color="000000"/>
              <w:bottom w:val="single" w:sz="6" w:space="0" w:color="000000"/>
              <w:right w:val="none" w:sz="0" w:space="0" w:color="000000"/>
            </w:tcBorders>
          </w:tcPr>
          <w:p w14:paraId="33A54FBC"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备注</w:t>
            </w:r>
          </w:p>
        </w:tc>
      </w:tr>
      <w:tr w:rsidR="004E229F" w14:paraId="1EB6BBB4" w14:textId="77777777">
        <w:trPr>
          <w:trHeight w:hRule="exact" w:val="540"/>
          <w:jc w:val="center"/>
        </w:trPr>
        <w:tc>
          <w:tcPr>
            <w:tcW w:w="1440" w:type="dxa"/>
            <w:vAlign w:val="center"/>
            <w:tcBorders>
              <w:top w:val="none" w:sz="0" w:space="0" w:color="000000"/>
              <w:left w:val="none" w:sz="0" w:space="0" w:color="000000"/>
              <w:bottom w:val="none" w:sz="0" w:space="0" w:color="000000"/>
              <w:right w:val="none" w:sz="0" w:space="0" w:color="000000"/>
            </w:tcBorders>
          </w:tcPr>
          <w:p w14:paraId="17E751CE"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p>
        </w:tc>
        <w:tc>
          <w:tcPr>
            <w:tcW w:w="1440" w:type="dxa"/>
            <w:vAlign w:val="center"/>
            <w:tcBorders>
              <w:top w:val="none" w:sz="0" w:space="0" w:color="000000"/>
              <w:left w:val="none" w:sz="0" w:space="0" w:color="000000"/>
              <w:bottom w:val="none" w:sz="0" w:space="0" w:color="000000"/>
              <w:right w:val="none" w:sz="0" w:space="0" w:color="000000"/>
            </w:tcBorders>
          </w:tcPr>
          <w:p w14:paraId="203A0ADA"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BIGINT</w:t>
            </w:r>
          </w:p>
        </w:tc>
        <w:tc>
          <w:tcPr>
            <w:tcW w:w="1440" w:type="dxa"/>
            <w:vAlign w:val="center"/>
            <w:tcBorders>
              <w:top w:val="none" w:sz="0" w:space="0" w:color="000000"/>
              <w:left w:val="none" w:sz="0" w:space="0" w:color="000000"/>
              <w:bottom w:val="none" w:sz="0" w:space="0" w:color="000000"/>
              <w:right w:val="none" w:sz="0" w:space="0" w:color="000000"/>
            </w:tcBorders>
          </w:tcPr>
          <w:p w14:paraId="6DBF1DD1"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w:t>
            </w:r>
          </w:p>
        </w:tc>
        <w:tc>
          <w:tcPr>
            <w:tcW w:w="1440" w:type="dxa"/>
            <w:vAlign w:val="center"/>
            <w:tcBorders>
              <w:top w:val="none" w:sz="0" w:space="0" w:color="000000"/>
              <w:left w:val="none" w:sz="0" w:space="0" w:color="000000"/>
              <w:bottom w:val="none" w:sz="0" w:space="0" w:color="000000"/>
              <w:right w:val="none" w:sz="0" w:space="0" w:color="000000"/>
            </w:tcBorders>
          </w:tcPr>
          <w:p w14:paraId="57E7C5D9"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是</w:t>
            </w:r>
          </w:p>
        </w:tc>
        <w:tc>
          <w:tcPr>
            <w:tcW w:w="1440" w:type="dxa"/>
            <w:vAlign w:val="center"/>
            <w:tcBorders>
              <w:top w:val="none" w:sz="0" w:space="0" w:color="000000"/>
              <w:left w:val="none" w:sz="0" w:space="0" w:color="000000"/>
              <w:bottom w:val="none" w:sz="0" w:space="0" w:color="000000"/>
              <w:right w:val="none" w:sz="0" w:space="0" w:color="000000"/>
            </w:tcBorders>
          </w:tcPr>
          <w:p w14:paraId="719DF776"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542B5DB5"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用户</w:t>
            </w:r>
            <w:r>
              <w:rPr>
                <w:rFonts w:ascii="Times New Roman" w:hAnsi="Times New Roman" w:eastAsia="Times New Roman"/>
                <w:b w:val="0"/>
                <w:sz w:val="24"/>
              </w:rPr>
              <w:t>ID</w:t>
            </w:r>
          </w:p>
        </w:tc>
      </w:tr>
      <w:tr w:rsidR="004E229F" w14:paraId="6F58E6F2" w14:textId="77777777">
        <w:trPr>
          <w:trHeight w:hRule="exact" w:val="540"/>
          <w:jc w:val="center"/>
        </w:trPr>
        <w:tc>
          <w:tcPr>
            <w:tcW w:w="1440" w:type="dxa"/>
            <w:vAlign w:val="center"/>
            <w:tcBorders>
              <w:top w:val="none" w:sz="0" w:space="0" w:color="000000"/>
              <w:left w:val="none" w:sz="0" w:space="0" w:color="000000"/>
              <w:bottom w:val="none" w:sz="0" w:space="0" w:color="000000"/>
              <w:right w:val="none" w:sz="0" w:space="0" w:color="000000"/>
            </w:tcBorders>
          </w:tcPr>
          <w:p w14:paraId="634B9EC9"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username</w:t>
            </w:r>
          </w:p>
        </w:tc>
        <w:tc>
          <w:tcPr>
            <w:tcW w:w="1440" w:type="dxa"/>
            <w:vAlign w:val="center"/>
            <w:tcBorders>
              <w:top w:val="none" w:sz="0" w:space="0" w:color="000000"/>
              <w:left w:val="none" w:sz="0" w:space="0" w:color="000000"/>
              <w:bottom w:val="none" w:sz="0" w:space="0" w:color="000000"/>
              <w:right w:val="none" w:sz="0" w:space="0" w:color="000000"/>
            </w:tcBorders>
          </w:tcPr>
          <w:p w14:paraId="67178046"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VARCHAR</w:t>
            </w:r>
          </w:p>
        </w:tc>
        <w:tc>
          <w:tcPr>
            <w:tcW w:w="1440" w:type="dxa"/>
            <w:vAlign w:val="center"/>
            <w:tcBorders>
              <w:top w:val="none" w:sz="0" w:space="0" w:color="000000"/>
              <w:left w:val="none" w:sz="0" w:space="0" w:color="000000"/>
              <w:bottom w:val="none" w:sz="0" w:space="0" w:color="000000"/>
              <w:right w:val="none" w:sz="0" w:space="0" w:color="000000"/>
            </w:tcBorders>
          </w:tcPr>
          <w:p w14:paraId="0BA0F5EB"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50</w:t>
            </w:r>
          </w:p>
        </w:tc>
        <w:tc>
          <w:tcPr>
            <w:tcW w:w="1440" w:type="dxa"/>
            <w:vAlign w:val="center"/>
            <w:tcBorders>
              <w:top w:val="none" w:sz="0" w:space="0" w:color="000000"/>
              <w:left w:val="none" w:sz="0" w:space="0" w:color="000000"/>
              <w:bottom w:val="none" w:sz="0" w:space="0" w:color="000000"/>
              <w:right w:val="none" w:sz="0" w:space="0" w:color="000000"/>
            </w:tcBorders>
          </w:tcPr>
          <w:p w14:paraId="3906EED8"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5A05B054"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274A7AE2"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用户名</w:t>
            </w:r>
          </w:p>
        </w:tc>
      </w:tr>
      <w:tr w:rsidR="004E229F" w14:paraId="6935D8DC" w14:textId="77777777">
        <w:trPr>
          <w:trHeight w:hRule="exact" w:val="540"/>
          <w:jc w:val="center"/>
        </w:trPr>
        <w:tc>
          <w:tcPr>
            <w:tcW w:w="1440" w:type="dxa"/>
            <w:vAlign w:val="center"/>
            <w:tcBorders>
              <w:top w:val="none" w:sz="0" w:space="0" w:color="000000"/>
              <w:left w:val="none" w:sz="0" w:space="0" w:color="000000"/>
              <w:bottom w:val="none" w:sz="0" w:space="0" w:color="000000"/>
              <w:right w:val="none" w:sz="0" w:space="0" w:color="000000"/>
            </w:tcBorders>
          </w:tcPr>
          <w:p w14:paraId="40A0D09E"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password</w:t>
            </w:r>
          </w:p>
        </w:tc>
        <w:tc>
          <w:tcPr>
            <w:tcW w:w="1440" w:type="dxa"/>
            <w:vAlign w:val="center"/>
            <w:tcBorders>
              <w:top w:val="none" w:sz="0" w:space="0" w:color="000000"/>
              <w:left w:val="none" w:sz="0" w:space="0" w:color="000000"/>
              <w:bottom w:val="none" w:sz="0" w:space="0" w:color="000000"/>
              <w:right w:val="none" w:sz="0" w:space="0" w:color="000000"/>
            </w:tcBorders>
          </w:tcPr>
          <w:p w14:paraId="74701D3B"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VARCHAR</w:t>
            </w:r>
          </w:p>
        </w:tc>
        <w:tc>
          <w:tcPr>
            <w:tcW w:w="1440" w:type="dxa"/>
            <w:vAlign w:val="center"/>
            <w:tcBorders>
              <w:top w:val="none" w:sz="0" w:space="0" w:color="000000"/>
              <w:left w:val="none" w:sz="0" w:space="0" w:color="000000"/>
              <w:bottom w:val="none" w:sz="0" w:space="0" w:color="000000"/>
              <w:right w:val="none" w:sz="0" w:space="0" w:color="000000"/>
            </w:tcBorders>
          </w:tcPr>
          <w:p w14:paraId="0C1E467D"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100</w:t>
            </w:r>
          </w:p>
        </w:tc>
        <w:tc>
          <w:tcPr>
            <w:tcW w:w="1440" w:type="dxa"/>
            <w:vAlign w:val="center"/>
            <w:tcBorders>
              <w:top w:val="none" w:sz="0" w:space="0" w:color="000000"/>
              <w:left w:val="none" w:sz="0" w:space="0" w:color="000000"/>
              <w:bottom w:val="none" w:sz="0" w:space="0" w:color="000000"/>
              <w:right w:val="none" w:sz="0" w:space="0" w:color="000000"/>
            </w:tcBorders>
          </w:tcPr>
          <w:p w14:paraId="0082EC2D"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39AB27C1"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7620F3CC"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密码</w:t>
            </w:r>
          </w:p>
        </w:tc>
      </w:tr>
      <w:tr w:rsidR="004E229F" w14:paraId="4A216395" w14:textId="77777777">
        <w:trPr>
          <w:trHeight w:hRule="exact" w:val="540"/>
          <w:jc w:val="center"/>
        </w:trPr>
        <w:tc>
          <w:tcPr>
            <w:tcW w:w="1440" w:type="dxa"/>
            <w:vAlign w:val="center"/>
            <w:tcBorders>
              <w:top w:val="none" w:sz="0" w:space="0" w:color="000000"/>
              <w:left w:val="none" w:sz="0" w:space="0" w:color="000000"/>
              <w:bottom w:val="none" w:sz="0" w:space="0" w:color="000000"/>
              <w:right w:val="none" w:sz="0" w:space="0" w:color="000000"/>
            </w:tcBorders>
          </w:tcPr>
          <w:p w14:paraId="51CD6496"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real</w:t>
            </w:r>
            <w:r>
              <w:rPr>
                <w:rFonts w:ascii="宋体" w:hAnsi="宋体" w:eastAsia="宋体"/>
                <w:b w:val="0"/>
                <w:sz w:val="24"/>
              </w:rPr>
              <w:t>_</w:t>
            </w:r>
            <w:r>
              <w:rPr>
                <w:rFonts w:ascii="Times New Roman" w:hAnsi="Times New Roman" w:eastAsia="Times New Roman"/>
                <w:b w:val="0"/>
                <w:sz w:val="24"/>
              </w:rPr>
              <w:t>name</w:t>
            </w:r>
          </w:p>
        </w:tc>
        <w:tc>
          <w:tcPr>
            <w:tcW w:w="1440" w:type="dxa"/>
            <w:vAlign w:val="center"/>
            <w:tcBorders>
              <w:top w:val="none" w:sz="0" w:space="0" w:color="000000"/>
              <w:left w:val="none" w:sz="0" w:space="0" w:color="000000"/>
              <w:bottom w:val="none" w:sz="0" w:space="0" w:color="000000"/>
              <w:right w:val="none" w:sz="0" w:space="0" w:color="000000"/>
            </w:tcBorders>
          </w:tcPr>
          <w:p w14:paraId="4F98A136"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VARCHAR</w:t>
            </w:r>
          </w:p>
        </w:tc>
        <w:tc>
          <w:tcPr>
            <w:tcW w:w="1440" w:type="dxa"/>
            <w:vAlign w:val="center"/>
            <w:tcBorders>
              <w:top w:val="none" w:sz="0" w:space="0" w:color="000000"/>
              <w:left w:val="none" w:sz="0" w:space="0" w:color="000000"/>
              <w:bottom w:val="none" w:sz="0" w:space="0" w:color="000000"/>
              <w:right w:val="none" w:sz="0" w:space="0" w:color="000000"/>
            </w:tcBorders>
          </w:tcPr>
          <w:p w14:paraId="2D6D82D7"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50</w:t>
            </w:r>
          </w:p>
        </w:tc>
        <w:tc>
          <w:tcPr>
            <w:tcW w:w="1440" w:type="dxa"/>
            <w:vAlign w:val="center"/>
            <w:tcBorders>
              <w:top w:val="none" w:sz="0" w:space="0" w:color="000000"/>
              <w:left w:val="none" w:sz="0" w:space="0" w:color="000000"/>
              <w:bottom w:val="none" w:sz="0" w:space="0" w:color="000000"/>
              <w:right w:val="none" w:sz="0" w:space="0" w:color="000000"/>
            </w:tcBorders>
          </w:tcPr>
          <w:p w14:paraId="5D412CFF"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28682A00"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是</w:t>
            </w:r>
          </w:p>
        </w:tc>
        <w:tc>
          <w:tcPr>
            <w:tcW w:w="1440" w:type="dxa"/>
            <w:vAlign w:val="center"/>
            <w:tcBorders>
              <w:top w:val="none" w:sz="0" w:space="0" w:color="000000"/>
              <w:left w:val="none" w:sz="0" w:space="0" w:color="000000"/>
              <w:bottom w:val="none" w:sz="0" w:space="0" w:color="000000"/>
              <w:right w:val="none" w:sz="0" w:space="0" w:color="000000"/>
            </w:tcBorders>
          </w:tcPr>
          <w:p w14:paraId="3F20030A"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真实姓名</w:t>
            </w:r>
          </w:p>
        </w:tc>
      </w:tr>
      <w:tr w:rsidR="004E229F" w14:paraId="75FC66ED" w14:textId="77777777">
        <w:trPr>
          <w:trHeight w:hRule="exact" w:val="540"/>
          <w:jc w:val="center"/>
        </w:trPr>
        <w:tc>
          <w:tcPr>
            <w:tcW w:w="1440" w:type="dxa"/>
            <w:vAlign w:val="center"/>
            <w:tcBorders>
              <w:top w:val="none" w:sz="0" w:space="0" w:color="000000"/>
              <w:left w:val="none" w:sz="0" w:space="0" w:color="000000"/>
              <w:bottom w:val="none" w:sz="0" w:space="0" w:color="000000"/>
              <w:right w:val="none" w:sz="0" w:space="0" w:color="000000"/>
            </w:tcBorders>
          </w:tcPr>
          <w:p w14:paraId="7DF639DF"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phone</w:t>
            </w:r>
          </w:p>
        </w:tc>
        <w:tc>
          <w:tcPr>
            <w:tcW w:w="1440" w:type="dxa"/>
            <w:vAlign w:val="center"/>
            <w:tcBorders>
              <w:top w:val="none" w:sz="0" w:space="0" w:color="000000"/>
              <w:left w:val="none" w:sz="0" w:space="0" w:color="000000"/>
              <w:bottom w:val="none" w:sz="0" w:space="0" w:color="000000"/>
              <w:right w:val="none" w:sz="0" w:space="0" w:color="000000"/>
            </w:tcBorders>
          </w:tcPr>
          <w:p w14:paraId="6A170BAE"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VARCHAR</w:t>
            </w:r>
          </w:p>
        </w:tc>
        <w:tc>
          <w:tcPr>
            <w:tcW w:w="1440" w:type="dxa"/>
            <w:vAlign w:val="center"/>
            <w:tcBorders>
              <w:top w:val="none" w:sz="0" w:space="0" w:color="000000"/>
              <w:left w:val="none" w:sz="0" w:space="0" w:color="000000"/>
              <w:bottom w:val="none" w:sz="0" w:space="0" w:color="000000"/>
              <w:right w:val="none" w:sz="0" w:space="0" w:color="000000"/>
            </w:tcBorders>
          </w:tcPr>
          <w:p w14:paraId="1128132A"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20</w:t>
            </w:r>
          </w:p>
        </w:tc>
        <w:tc>
          <w:tcPr>
            <w:tcW w:w="1440" w:type="dxa"/>
            <w:vAlign w:val="center"/>
            <w:tcBorders>
              <w:top w:val="none" w:sz="0" w:space="0" w:color="000000"/>
              <w:left w:val="none" w:sz="0" w:space="0" w:color="000000"/>
              <w:bottom w:val="none" w:sz="0" w:space="0" w:color="000000"/>
              <w:right w:val="none" w:sz="0" w:space="0" w:color="000000"/>
            </w:tcBorders>
          </w:tcPr>
          <w:p w14:paraId="4973FCE3"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01B96703"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是</w:t>
            </w:r>
          </w:p>
        </w:tc>
        <w:tc>
          <w:tcPr>
            <w:tcW w:w="1440" w:type="dxa"/>
            <w:vAlign w:val="center"/>
            <w:tcBorders>
              <w:top w:val="none" w:sz="0" w:space="0" w:color="000000"/>
              <w:left w:val="none" w:sz="0" w:space="0" w:color="000000"/>
              <w:bottom w:val="none" w:sz="0" w:space="0" w:color="000000"/>
              <w:right w:val="none" w:sz="0" w:space="0" w:color="000000"/>
            </w:tcBorders>
          </w:tcPr>
          <w:p w14:paraId="40B189B3"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手机号</w:t>
            </w:r>
          </w:p>
        </w:tc>
      </w:tr>
      <w:tr w:rsidR="004E229F" w14:paraId="624EC551" w14:textId="77777777">
        <w:trPr>
          <w:trHeight w:hRule="exact" w:val="540"/>
          <w:jc w:val="center"/>
        </w:trPr>
        <w:tc>
          <w:tcPr>
            <w:tcW w:w="1440" w:type="dxa"/>
            <w:vAlign w:val="center"/>
            <w:tcBorders>
              <w:top w:val="none" w:sz="0" w:space="0" w:color="000000"/>
              <w:left w:val="none" w:sz="0" w:space="0" w:color="000000"/>
              <w:bottom w:val="none" w:sz="0" w:space="0" w:color="000000"/>
              <w:right w:val="none" w:sz="0" w:space="0" w:color="000000"/>
            </w:tcBorders>
          </w:tcPr>
          <w:p w14:paraId="6F058D34"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id</w:t>
            </w:r>
            <w:r>
              <w:rPr>
                <w:rFonts w:ascii="宋体" w:hAnsi="宋体" w:eastAsia="宋体"/>
                <w:b w:val="0"/>
                <w:sz w:val="24"/>
              </w:rPr>
              <w:t>_</w:t>
            </w:r>
            <w:r>
              <w:rPr>
                <w:rFonts w:ascii="Times New Roman" w:hAnsi="Times New Roman" w:eastAsia="Times New Roman"/>
                <w:b w:val="0"/>
                <w:sz w:val="24"/>
              </w:rPr>
              <w:t>card</w:t>
            </w:r>
          </w:p>
        </w:tc>
        <w:tc>
          <w:tcPr>
            <w:tcW w:w="1440" w:type="dxa"/>
            <w:vAlign w:val="center"/>
            <w:tcBorders>
              <w:top w:val="none" w:sz="0" w:space="0" w:color="000000"/>
              <w:left w:val="none" w:sz="0" w:space="0" w:color="000000"/>
              <w:bottom w:val="none" w:sz="0" w:space="0" w:color="000000"/>
              <w:right w:val="none" w:sz="0" w:space="0" w:color="000000"/>
            </w:tcBorders>
          </w:tcPr>
          <w:p w14:paraId="4306EE84"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VARCHAR</w:t>
            </w:r>
          </w:p>
        </w:tc>
        <w:tc>
          <w:tcPr>
            <w:tcW w:w="1440" w:type="dxa"/>
            <w:vAlign w:val="center"/>
            <w:tcBorders>
              <w:top w:val="none" w:sz="0" w:space="0" w:color="000000"/>
              <w:left w:val="none" w:sz="0" w:space="0" w:color="000000"/>
              <w:bottom w:val="none" w:sz="0" w:space="0" w:color="000000"/>
              <w:right w:val="none" w:sz="0" w:space="0" w:color="000000"/>
            </w:tcBorders>
          </w:tcPr>
          <w:p w14:paraId="7BF903B5"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18</w:t>
            </w:r>
          </w:p>
        </w:tc>
        <w:tc>
          <w:tcPr>
            <w:tcW w:w="1440" w:type="dxa"/>
            <w:vAlign w:val="center"/>
            <w:tcBorders>
              <w:top w:val="none" w:sz="0" w:space="0" w:color="000000"/>
              <w:left w:val="none" w:sz="0" w:space="0" w:color="000000"/>
              <w:bottom w:val="none" w:sz="0" w:space="0" w:color="000000"/>
              <w:right w:val="none" w:sz="0" w:space="0" w:color="000000"/>
            </w:tcBorders>
          </w:tcPr>
          <w:p w14:paraId="1B103B14"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none" w:sz="0" w:space="0" w:color="000000"/>
              <w:right w:val="none" w:sz="0" w:space="0" w:color="000000"/>
            </w:tcBorders>
          </w:tcPr>
          <w:p w14:paraId="58B73FB6"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是</w:t>
            </w:r>
          </w:p>
        </w:tc>
        <w:tc>
          <w:tcPr>
            <w:tcW w:w="1440" w:type="dxa"/>
            <w:vAlign w:val="center"/>
            <w:tcBorders>
              <w:top w:val="none" w:sz="0" w:space="0" w:color="000000"/>
              <w:left w:val="none" w:sz="0" w:space="0" w:color="000000"/>
              <w:bottom w:val="none" w:sz="0" w:space="0" w:color="000000"/>
              <w:right w:val="none" w:sz="0" w:space="0" w:color="000000"/>
            </w:tcBorders>
          </w:tcPr>
          <w:p w14:paraId="091413F8"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身份证号</w:t>
            </w:r>
          </w:p>
        </w:tc>
      </w:tr>
      <w:tr w:rsidR="004E229F" w14:paraId="4A7C9B11" w14:textId="77777777">
        <w:trPr>
          <w:trHeight w:hRule="exact" w:val="540"/>
          <w:jc w:val="center"/>
        </w:trPr>
        <w:tc>
          <w:tcPr>
            <w:tcW w:w="1440" w:type="dxa"/>
            <w:vAlign w:val="center"/>
            <w:tcBorders>
              <w:top w:val="none" w:sz="0" w:space="0" w:color="000000"/>
              <w:left w:val="none" w:sz="0" w:space="0" w:color="000000"/>
              <w:bottom w:val="single" w:sz="12" w:space="0" w:color="000000"/>
              <w:right w:val="none" w:sz="0" w:space="0" w:color="000000"/>
            </w:tcBorders>
          </w:tcPr>
          <w:p w14:paraId="02F4A56C"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p>
        </w:tc>
        <w:tc>
          <w:tcPr>
            <w:tcW w:w="1440" w:type="dxa"/>
            <w:vAlign w:val="center"/>
            <w:tcBorders>
              <w:top w:val="none" w:sz="0" w:space="0" w:color="000000"/>
              <w:left w:val="none" w:sz="0" w:space="0" w:color="000000"/>
              <w:bottom w:val="single" w:sz="12" w:space="0" w:color="000000"/>
              <w:right w:val="none" w:sz="0" w:space="0" w:color="000000"/>
            </w:tcBorders>
          </w:tcPr>
          <w:p w14:paraId="7E7AD069" w14:textId="77777777" w:rsidR="004E229F" w:rsidRDefault="00000000">
            <w:pPr>
              <w:spacing w:line="288" w:lineRule="auto"/>
              <w:jc w:val="center"/>
              <w:rPr>
                <w:rFonts w:ascii="等线" w:eastAsia="等线" w:hAnsi="等线"/>
                <w:sz w:val="22"/>
                <w14:ligatures w14:val="standardContextual"/>
              </w:rPr>
            </w:pPr>
            <w:r>
              <w:rPr>
                <w:rFonts w:ascii="Times New Roman" w:hAnsi="Times New Roman" w:eastAsia="Times New Roman"/>
                <w:b w:val="0"/>
                <w:sz w:val="24"/>
              </w:rPr>
              <w:t>DATETIME</w:t>
            </w:r>
          </w:p>
        </w:tc>
        <w:tc>
          <w:tcPr>
            <w:tcW w:w="1440" w:type="dxa"/>
            <w:vAlign w:val="center"/>
            <w:tcBorders>
              <w:top w:val="none" w:sz="0" w:space="0" w:color="000000"/>
              <w:left w:val="none" w:sz="0" w:space="0" w:color="000000"/>
              <w:bottom w:val="single" w:sz="12" w:space="0" w:color="000000"/>
              <w:right w:val="none" w:sz="0" w:space="0" w:color="000000"/>
            </w:tcBorders>
          </w:tcPr>
          <w:p w14:paraId="489A447B"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w:t>
            </w:r>
          </w:p>
        </w:tc>
        <w:tc>
          <w:tcPr>
            <w:tcW w:w="1440" w:type="dxa"/>
            <w:vAlign w:val="center"/>
            <w:tcBorders>
              <w:top w:val="none" w:sz="0" w:space="0" w:color="000000"/>
              <w:left w:val="none" w:sz="0" w:space="0" w:color="000000"/>
              <w:bottom w:val="single" w:sz="12" w:space="0" w:color="000000"/>
              <w:right w:val="none" w:sz="0" w:space="0" w:color="000000"/>
            </w:tcBorders>
          </w:tcPr>
          <w:p w14:paraId="614208A9"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否</w:t>
            </w:r>
          </w:p>
        </w:tc>
        <w:tc>
          <w:tcPr>
            <w:tcW w:w="1440" w:type="dxa"/>
            <w:vAlign w:val="center"/>
            <w:tcBorders>
              <w:top w:val="none" w:sz="0" w:space="0" w:color="000000"/>
              <w:left w:val="none" w:sz="0" w:space="0" w:color="000000"/>
              <w:bottom w:val="single" w:sz="12" w:space="0" w:color="000000"/>
              <w:right w:val="none" w:sz="0" w:space="0" w:color="000000"/>
            </w:tcBorders>
          </w:tcPr>
          <w:p w14:paraId="3D531D67"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是</w:t>
            </w:r>
          </w:p>
        </w:tc>
        <w:tc>
          <w:tcPr>
            <w:tcW w:w="1440" w:type="dxa"/>
            <w:vAlign w:val="center"/>
            <w:tcBorders>
              <w:top w:val="none" w:sz="0" w:space="0" w:color="000000"/>
              <w:left w:val="none" w:sz="0" w:space="0" w:color="000000"/>
              <w:bottom w:val="single" w:sz="12" w:space="0" w:color="000000"/>
              <w:right w:val="none" w:sz="0" w:space="0" w:color="000000"/>
            </w:tcBorders>
          </w:tcPr>
          <w:p w14:paraId="389BC25F" w14:textId="77777777" w:rsidR="004E229F" w:rsidRDefault="00000000">
            <w:pPr>
              <w:spacing w:line="288" w:lineRule="auto"/>
              <w:jc w:val="center"/>
              <w:rPr>
                <w:rFonts w:ascii="等线" w:eastAsia="等线" w:hAnsi="等线"/>
                <w:sz w:val="22"/>
                <w14:ligatures w14:val="standardContextual"/>
              </w:rPr>
            </w:pPr>
            <w:r>
              <w:rPr>
                <w:rFonts w:ascii="宋体" w:hAnsi="宋体" w:eastAsia="宋体"/>
                <w:b w:val="0"/>
                <w:sz w:val="24"/>
              </w:rPr>
              <w:t>创建时间</w:t>
            </w:r>
          </w:p>
        </w:tc>
      </w:tr>
    </w:tbl>
    <w:p w14:paraId="2955ABE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房屋类型表，在八张表里，担的是一个“字典”的角色——不存什么流转的流水，只管把房屋的分类给理清楚、立规矩。主键是</w:t>
      </w:r>
      <w:r>
        <w:rPr>
          <w:rFonts w:ascii="Times New Roman" w:hAnsi="Times New Roman" w:eastAsia="Times New Roman"/>
          <w:b w:val="0"/>
          <w:sz w:val="24"/>
        </w:rPr>
        <w:t>type</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，靠着它把一个个类型区分开。</w:t>
      </w:r>
      <w:r>
        <w:rPr>
          <w:rFonts w:ascii="Times New Roman" w:hAnsi="Times New Roman" w:eastAsia="Times New Roman"/>
          <w:b w:val="0"/>
          <w:sz w:val="24"/>
        </w:rPr>
        <w:t>type</w:t>
      </w:r>
      <w:r>
        <w:rPr>
          <w:rFonts w:ascii="宋体" w:hAnsi="宋体" w:eastAsia="宋体"/>
          <w:b w:val="0"/>
          <w:sz w:val="24"/>
        </w:rPr>
        <w:t>_</w:t>
      </w:r>
      <w:r>
        <w:rPr>
          <w:rFonts w:ascii="Times New Roman" w:hAnsi="Times New Roman" w:eastAsia="Times New Roman"/>
          <w:b w:val="0"/>
          <w:sz w:val="24"/>
        </w:rPr>
        <w:t>name</w:t>
      </w:r>
      <w:r>
        <w:rPr>
          <w:rFonts w:ascii="宋体" w:hAnsi="宋体" w:eastAsia="宋体"/>
          <w:b w:val="0"/>
          <w:sz w:val="24"/>
        </w:rPr>
        <w:t>这个字段，里头搁的就是“单房”“一房一厅”“两房一厅”这些叫法，加了唯一约束，免得同一种类型叫出两个名字来，乱了套。</w:t>
      </w:r>
      <w:r>
        <w:rPr>
          <w:rFonts w:ascii="Times New Roman" w:hAnsi="Times New Roman" w:eastAsia="Times New Roman"/>
          <w:b w:val="0"/>
          <w:sz w:val="24"/>
        </w:rPr>
        <w:t>description</w:t>
      </w:r>
      <w:r>
        <w:rPr>
          <w:rFonts w:ascii="宋体" w:hAnsi="宋体" w:eastAsia="宋体"/>
          <w:b w:val="0"/>
          <w:sz w:val="24"/>
        </w:rPr>
        <w:t>字段则做些补充，点一点这种户型大概什么样、适合什么情形。这张表最实在的用处，是给房屋信息表递去一个外键的凭据——房源挂出来的时候，按它标好的分类一归置，用户回过头来按类型筛房子，也就有了一个清晰的门路可循。</w:t>
      </w:r>
    </w:p>
    <w:p w14:paraId="56AF7BE7" w14:textId="77777777" w:rsidR="004E229F" w:rsidRDefault="00000000">
      <w:pPr>
        <w:pStyle w:val="TableCaption"/>
        <w:spacing w:before="0" w:line="360" w:lineRule="auto" w:after="0"/>
        <w:jc w:val="both"/>
        <w:rPr>
          <w:rFonts w:ascii="Times New Roman"/>
          <w:sz w:val="21"/>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2</w:t>
      </w:r>
      <w:r>
        <w:rPr>
          <w:rFonts w:ascii="宋体" w:hAnsi="宋体" w:eastAsia="宋体"/>
          <w:b w:val="0"/>
          <w:sz w:val="24"/>
        </w:rPr>
        <w:t>房屋类型表(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type</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440"/>
        <w:gridCol w:w="1440"/>
        <w:gridCol w:w="1440"/>
        <w:gridCol w:w="1440"/>
        <w:gridCol w:w="1440"/>
        <w:gridCol w:w="1440"/>
      </w:tblGrid>
      <w:tr w:rsidR="004E229F" w14:paraId="17E4655F" w14:textId="77777777">
        <w:trPr>
          <w:trHeight w:hRule="exact" w:val="540"/>
          <w:jc w:val="center"/>
        </w:trPr>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25312A5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字段名称</w:t>
            </w:r>
          </w:p>
          <w:p w14:paraId="6A32ABF0" w14:textId="77777777" w:rsidR="004E229F" w:rsidRDefault="004E229F">
            <w:pPr>
              <w:spacing w:line="288" w:lineRule="auto"/>
              <w:jc w:val="center"/>
              <w:rPr>
                <w:rFonts w:ascii="等线" w:eastAsia="等线" w:hAnsi="等线"/>
                <w:color w:val="000000"/>
                <w:sz w:val="22"/>
                <w14:ligatures w14:val="standardContextual"/>
              </w:rPr>
            </w:pP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34FB0FF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1E9F972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长度</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6B7562C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主键</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115BDA1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允许空</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0BCB78C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备注</w:t>
            </w:r>
          </w:p>
        </w:tc>
      </w:tr>
      <w:tr w:rsidR="004E229F" w14:paraId="5DBA0DCF"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011BE83"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type</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3C668A1"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DA8B57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C45786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029FFA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640C45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r>
              <w:rPr>
                <w:rFonts w:ascii="Times New Roman" w:hAnsi="Times New Roman" w:eastAsia="Times New Roman"/>
                <w:b w:val="0"/>
                <w:sz w:val="24"/>
              </w:rPr>
              <w:t>ID</w:t>
            </w:r>
          </w:p>
        </w:tc>
      </w:tr>
      <w:tr w:rsidR="004E229F" w14:paraId="05F99CC4"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5B0A74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type</w:t>
            </w:r>
            <w:r>
              <w:rPr>
                <w:rFonts w:ascii="宋体" w:hAnsi="宋体" w:eastAsia="宋体"/>
                <w:b w:val="0"/>
                <w:sz w:val="24"/>
              </w:rPr>
              <w:t>_</w:t>
            </w:r>
            <w:r>
              <w:rPr>
                <w:rFonts w:ascii="Times New Roman" w:hAnsi="Times New Roman" w:eastAsia="Times New Roman"/>
                <w:b w:val="0"/>
                <w:sz w:val="24"/>
              </w:rPr>
              <w:t>name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50D0F0E"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107468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50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F299CF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A773CC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B6327C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类型名称</w:t>
            </w:r>
          </w:p>
        </w:tc>
      </w:tr>
      <w:tr w:rsidR="004E229F" w14:paraId="0B1F29A4"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3FFC9C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description</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6EC57BF"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3EEF15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200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0AC430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B937F5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489F23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类型描述</w:t>
            </w:r>
          </w:p>
        </w:tc>
      </w:tr>
      <w:tr w:rsidR="004E229F" w14:paraId="26B4EE0C" w14:textId="77777777">
        <w:trPr>
          <w:trHeight w:hRule="exact" w:val="540"/>
          <w:jc w:val="center"/>
        </w:trPr>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458D286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53530D1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342A3539"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5248ADF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4945AF0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1159378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创建时间</w:t>
            </w:r>
          </w:p>
        </w:tc>
      </w:tr>
    </w:tbl>
    <w:p w14:paraId="061D035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房屋信息表。这张表的分量，在八张表里是最沉的——它是系统真正的核心业务表，平台上每一套房源，它都细细地兜着。主键是</w:t>
      </w: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，标定了每套房。</w:t>
      </w: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name</w:t>
      </w:r>
      <w:r>
        <w:rPr>
          <w:rFonts w:ascii="宋体" w:hAnsi="宋体" w:eastAsia="宋体"/>
          <w:b w:val="0"/>
          <w:sz w:val="24"/>
        </w:rPr>
        <w:t>记着房屋的名称，让用户好认。</w:t>
      </w:r>
      <w:r>
        <w:rPr>
          <w:rFonts w:ascii="Times New Roman" w:hAnsi="Times New Roman" w:eastAsia="Times New Roman"/>
          <w:b w:val="0"/>
          <w:sz w:val="24"/>
        </w:rPr>
        <w:t>type</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是个外键，跟房屋类型表挂着钩，房子按什么类别去归置，就靠这条线牵着。</w:t>
      </w:r>
      <w:r>
        <w:rPr>
          <w:rFonts w:ascii="Times New Roman" w:hAnsi="Times New Roman" w:eastAsia="Times New Roman"/>
          <w:b w:val="0"/>
          <w:sz w:val="24"/>
        </w:rPr>
        <w:t>area</w:t>
      </w:r>
      <w:r>
        <w:rPr>
          <w:rFonts w:ascii="宋体" w:hAnsi="宋体" w:eastAsia="宋体"/>
          <w:b w:val="0"/>
          <w:sz w:val="24"/>
        </w:rPr>
        <w:t>字段，存的是面积。</w:t>
      </w:r>
      <w:r>
        <w:rPr>
          <w:rFonts w:ascii="Times New Roman" w:hAnsi="Times New Roman" w:eastAsia="Times New Roman"/>
          <w:b w:val="0"/>
          <w:sz w:val="24"/>
        </w:rPr>
        <w:t>monthly</w:t>
      </w:r>
      <w:r>
        <w:rPr>
          <w:rFonts w:ascii="宋体" w:hAnsi="宋体" w:eastAsia="宋体"/>
          <w:b w:val="0"/>
          <w:sz w:val="24"/>
        </w:rPr>
        <w:t>_</w:t>
      </w:r>
      <w:r>
        <w:rPr>
          <w:rFonts w:ascii="Times New Roman" w:hAnsi="Times New Roman" w:eastAsia="Times New Roman"/>
          <w:b w:val="0"/>
          <w:sz w:val="24"/>
        </w:rPr>
        <w:t>rent</w:t>
      </w:r>
      <w:r>
        <w:rPr>
          <w:rFonts w:ascii="宋体" w:hAnsi="宋体" w:eastAsia="宋体"/>
          <w:b w:val="0"/>
          <w:sz w:val="24"/>
        </w:rPr>
        <w:t>和</w:t>
      </w:r>
      <w:r>
        <w:rPr>
          <w:rFonts w:ascii="Times New Roman" w:hAnsi="Times New Roman" w:eastAsia="Times New Roman"/>
          <w:b w:val="0"/>
          <w:sz w:val="24"/>
        </w:rPr>
        <w:t>deposit</w:t>
      </w:r>
      <w:r>
        <w:rPr>
          <w:rFonts w:ascii="宋体" w:hAnsi="宋体" w:eastAsia="宋体"/>
          <w:b w:val="0"/>
          <w:sz w:val="24"/>
        </w:rPr>
        <w:t>这两栏，用了</w:t>
      </w:r>
      <w:r>
        <w:rPr>
          <w:rFonts w:ascii="Times New Roman" w:hAnsi="Times New Roman" w:eastAsia="Times New Roman"/>
          <w:b w:val="0"/>
          <w:sz w:val="24"/>
        </w:rPr>
        <w:t>DECIMAL</w:t>
      </w:r>
      <w:r>
        <w:rPr>
          <w:rFonts w:ascii="宋体" w:hAnsi="宋体" w:eastAsia="宋体"/>
          <w:b w:val="0"/>
          <w:sz w:val="24"/>
        </w:rPr>
        <w:t>类型——租金也好，押金也好，都是钱的事，差一丝一毫都是麻烦，浮点数那点飘忽的误差，这里不许它进来。</w:t>
      </w:r>
      <w:r>
        <w:rPr>
          <w:rFonts w:ascii="Times New Roman" w:hAnsi="Times New Roman" w:eastAsia="Times New Roman"/>
          <w:b w:val="0"/>
          <w:sz w:val="24"/>
        </w:rPr>
        <w:t>status</w:t>
      </w:r>
      <w:r>
        <w:rPr>
          <w:rFonts w:ascii="宋体" w:hAnsi="宋体" w:eastAsia="宋体"/>
          <w:b w:val="0"/>
          <w:sz w:val="24"/>
        </w:rPr>
        <w:t>字段，标的是房子眼下的光景：是可租，是已经租出去了，都靠它来翻牌；房源状态的动态管理，也就有了一个随时可以拨动的开关。</w:t>
      </w:r>
    </w:p>
    <w:p w14:paraId="22154D23" w14:textId="77777777" w:rsidR="004E229F" w:rsidRDefault="00000000">
      <w:pPr>
        <w:pStyle w:val="TableCaption"/>
        <w:spacing w:before="0" w:line="360" w:lineRule="auto" w:after="0"/>
        <w:jc w:val="both"/>
        <w:rPr>
          <w:rFonts w:ascii="Times New Roman"/>
          <w:sz w:val="21"/>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3</w:t>
      </w:r>
      <w:r>
        <w:rPr>
          <w:rFonts w:ascii="宋体" w:hAnsi="宋体" w:eastAsia="宋体"/>
          <w:b w:val="0"/>
          <w:sz w:val="24"/>
        </w:rPr>
        <w:t>房屋信息表(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house</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440"/>
        <w:gridCol w:w="1440"/>
        <w:gridCol w:w="1440"/>
        <w:gridCol w:w="1440"/>
        <w:gridCol w:w="1440"/>
        <w:gridCol w:w="1440"/>
      </w:tblGrid>
      <w:tr w:rsidR="004E229F" w14:paraId="297733BE" w14:textId="77777777">
        <w:trPr>
          <w:trHeight w:hRule="exact" w:val="540"/>
          <w:jc w:val="center"/>
        </w:trPr>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263D043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字段名称</w:t>
            </w:r>
          </w:p>
          <w:p w14:paraId="0DD79D48" w14:textId="77777777" w:rsidR="004E229F" w:rsidRDefault="004E229F">
            <w:pPr>
              <w:spacing w:line="288" w:lineRule="auto"/>
              <w:jc w:val="center"/>
              <w:rPr>
                <w:rFonts w:ascii="等线" w:eastAsia="等线" w:hAnsi="等线"/>
                <w:color w:val="000000"/>
                <w:sz w:val="22"/>
                <w14:ligatures w14:val="standardContextual"/>
              </w:rPr>
            </w:pP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23B98AD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200FBF49"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长度</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172A05F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主键</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4232F81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允许空</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3865839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备注</w:t>
            </w:r>
          </w:p>
        </w:tc>
      </w:tr>
      <w:tr w:rsidR="004E229F" w14:paraId="0D20384A"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D08D6B7"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7220A6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FF564F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42FFC6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FF2C1A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EFAF89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房屋</w:t>
            </w:r>
            <w:r>
              <w:rPr>
                <w:rFonts w:ascii="Times New Roman" w:hAnsi="Times New Roman" w:eastAsia="Times New Roman"/>
                <w:b w:val="0"/>
                <w:sz w:val="24"/>
              </w:rPr>
              <w:t>ID</w:t>
            </w:r>
          </w:p>
        </w:tc>
      </w:tr>
      <w:tr w:rsidR="004E229F" w14:paraId="72655DF4"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81C2A87"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name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B9846FF"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BE8893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100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2E3ED8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D1B131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2B8B0D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房屋名称</w:t>
            </w:r>
          </w:p>
        </w:tc>
      </w:tr>
      <w:tr w:rsidR="004E229F" w14:paraId="42D107A4"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5D253C6"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type</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0E4AFC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037CE1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7E9302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7EA0B9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8CA454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房屋类型</w:t>
            </w:r>
            <w:r>
              <w:rPr>
                <w:rFonts w:ascii="Times New Roman" w:hAnsi="Times New Roman" w:eastAsia="Times New Roman"/>
                <w:b w:val="0"/>
                <w:sz w:val="24"/>
              </w:rPr>
              <w:t>ID</w:t>
            </w:r>
          </w:p>
        </w:tc>
      </w:tr>
      <w:tr w:rsidR="004E229F" w14:paraId="7BF3C581"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81EFDA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area</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7F6297E"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9A28C3C"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50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BEA9BE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26B0EE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026CF8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面积</w:t>
            </w:r>
          </w:p>
        </w:tc>
      </w:tr>
      <w:tr w:rsidR="004E229F" w14:paraId="6C6A008E"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1ECDBCD"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monthly</w:t>
            </w:r>
            <w:r>
              <w:rPr>
                <w:rFonts w:ascii="宋体" w:hAnsi="宋体" w:eastAsia="宋体"/>
                <w:b w:val="0"/>
                <w:sz w:val="24"/>
              </w:rPr>
              <w:t>_</w:t>
            </w:r>
            <w:r>
              <w:rPr>
                <w:rFonts w:ascii="Times New Roman" w:hAnsi="Times New Roman" w:eastAsia="Times New Roman"/>
                <w:b w:val="0"/>
                <w:sz w:val="24"/>
              </w:rPr>
              <w:t>rent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6B91DB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DECIMAL</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6B5D1F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10</w:t>
            </w:r>
            <w:r>
              <w:rPr>
                <w:rFonts w:ascii="宋体" w:hAnsi="宋体" w:eastAsia="宋体"/>
                <w:b w:val="0"/>
                <w:sz w:val="24"/>
              </w:rPr>
              <w:t>,</w:t>
            </w:r>
            <w:r>
              <w:rPr>
                <w:rFonts w:ascii="Times New Roman" w:hAnsi="Times New Roman" w:eastAsia="Times New Roman"/>
                <w:b w:val="0"/>
                <w:sz w:val="24"/>
              </w:rPr>
              <w:t>2</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843E9F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072586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DB74F4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月租金</w:t>
            </w:r>
          </w:p>
        </w:tc>
      </w:tr>
      <w:tr w:rsidR="004E229F" w14:paraId="66E4E149"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9A441A5"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deposit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D772CBB"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DECIMAL</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FFC0151"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10</w:t>
            </w:r>
            <w:r>
              <w:rPr>
                <w:rFonts w:ascii="宋体" w:hAnsi="宋体" w:eastAsia="宋体"/>
                <w:b w:val="0"/>
                <w:sz w:val="24"/>
              </w:rPr>
              <w:t>,</w:t>
            </w:r>
            <w:r>
              <w:rPr>
                <w:rFonts w:ascii="Times New Roman" w:hAnsi="Times New Roman" w:eastAsia="Times New Roman"/>
                <w:b w:val="0"/>
                <w:sz w:val="24"/>
              </w:rPr>
              <w:t>2</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1CB2BC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A5C848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A562C0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押金</w:t>
            </w:r>
          </w:p>
        </w:tc>
      </w:tr>
      <w:tr w:rsidR="004E229F" w14:paraId="056ED137" w14:textId="77777777">
        <w:trPr>
          <w:trHeight w:hRule="exact" w:val="540"/>
          <w:jc w:val="center"/>
        </w:trPr>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5A3A34E"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status</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21BCD5DB"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64650966"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20</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13267BE7"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466C0B5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39FBA17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房屋状态</w:t>
            </w:r>
          </w:p>
        </w:tc>
      </w:tr>
    </w:tbl>
    <w:p w14:paraId="075CE32E" w14:textId="77777777" w:rsidR="004E229F" w:rsidRDefault="00000000">
      <w:pPr>
        <w:pStyle w:val="ad"/>
        <w:widowControl/>
        <w:spacing w:beforeAutospacing="0" w:afterAutospacing="0" w:line="360" w:lineRule="auto" w:before="0" w:after="0"/>
        <w:ind w:firstLineChars="200" w:firstLine="480"/>
        <w:jc w:val="both"/>
        <w:rPr>
          <w:color w:val="000000" w:themeColor="text1"/>
          <w:kern w:val="2"/>
        </w:rPr>
      </w:pPr>
      <w:r>
        <w:rPr>
          <w:rFonts w:ascii="宋体" w:hAnsi="宋体" w:eastAsia="宋体"/>
          <w:b w:val="0"/>
          <w:sz w:val="24"/>
        </w:rPr>
        <w:t xml:space="preserve">预约看房表，存的是用户想去看房时留下的那串预约信息，算用户和房源之间一道顶要紧的中间表——两头牵着线，把人和房子连到一处。主键是 </w:t>
      </w:r>
      <w:r>
        <w:rPr>
          <w:rFonts w:ascii="Times New Roman" w:hAnsi="Times New Roman" w:eastAsia="Times New Roman"/>
          <w:b w:val="0"/>
          <w:sz w:val="24"/>
        </w:rPr>
        <w:t>appointment</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，每一条预约独一个号。</w:t>
      </w: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 xml:space="preserve"> 和 </w:t>
      </w: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 xml:space="preserve"> 是两根往外伸的外键，一头拴着用户表，一头拴着房屋信息表，这么一搭，谁约了哪套房，关系就定下来了。</w:t>
      </w:r>
      <w:r>
        <w:rPr>
          <w:rFonts w:ascii="Times New Roman" w:hAnsi="Times New Roman" w:eastAsia="Times New Roman"/>
          <w:b w:val="0"/>
          <w:sz w:val="24"/>
        </w:rPr>
        <w:t>appointment</w:t>
      </w:r>
      <w:r>
        <w:rPr>
          <w:rFonts w:ascii="宋体" w:hAnsi="宋体" w:eastAsia="宋体"/>
          <w:b w:val="0"/>
          <w:sz w:val="24"/>
        </w:rPr>
        <w:t>_</w:t>
      </w:r>
      <w:r>
        <w:rPr>
          <w:rFonts w:ascii="Times New Roman" w:hAnsi="Times New Roman" w:eastAsia="Times New Roman"/>
          <w:b w:val="0"/>
          <w:sz w:val="24"/>
        </w:rPr>
        <w:t>date</w:t>
      </w:r>
      <w:r>
        <w:rPr>
          <w:rFonts w:ascii="宋体" w:hAnsi="宋体" w:eastAsia="宋体"/>
          <w:b w:val="0"/>
          <w:sz w:val="24"/>
        </w:rPr>
        <w:t xml:space="preserve"> 记着用户盼着哪天去看，</w:t>
      </w:r>
      <w:r>
        <w:rPr>
          <w:rFonts w:ascii="Times New Roman" w:hAnsi="Times New Roman" w:eastAsia="Times New Roman"/>
          <w:b w:val="0"/>
          <w:sz w:val="24"/>
        </w:rPr>
        <w:t>rental</w:t>
      </w:r>
      <w:r>
        <w:rPr>
          <w:rFonts w:ascii="宋体" w:hAnsi="宋体" w:eastAsia="宋体"/>
          <w:b w:val="0"/>
          <w:sz w:val="24"/>
        </w:rPr>
        <w:t>_</w:t>
      </w:r>
      <w:r>
        <w:rPr>
          <w:rFonts w:ascii="Times New Roman" w:hAnsi="Times New Roman" w:eastAsia="Times New Roman"/>
          <w:b w:val="0"/>
          <w:sz w:val="24"/>
        </w:rPr>
        <w:t>months</w:t>
      </w:r>
      <w:r>
        <w:rPr>
          <w:rFonts w:ascii="宋体" w:hAnsi="宋体" w:eastAsia="宋体"/>
          <w:b w:val="0"/>
          <w:sz w:val="24"/>
        </w:rPr>
        <w:t xml:space="preserve"> 填的是打算租多少个月，系统好据此预先估个租赁费用出来。</w:t>
      </w:r>
      <w:r>
        <w:rPr>
          <w:rFonts w:ascii="Times New Roman" w:hAnsi="Times New Roman" w:eastAsia="Times New Roman"/>
          <w:b w:val="0"/>
          <w:sz w:val="24"/>
        </w:rPr>
        <w:t>audit</w:t>
      </w:r>
      <w:r>
        <w:rPr>
          <w:rFonts w:ascii="宋体" w:hAnsi="宋体" w:eastAsia="宋体"/>
          <w:b w:val="0"/>
          <w:sz w:val="24"/>
        </w:rPr>
        <w:t>_</w:t>
      </w:r>
      <w:r>
        <w:rPr>
          <w:rFonts w:ascii="Times New Roman" w:hAnsi="Times New Roman" w:eastAsia="Times New Roman"/>
          <w:b w:val="0"/>
          <w:sz w:val="24"/>
        </w:rPr>
        <w:t>status</w:t>
      </w:r>
      <w:r>
        <w:rPr>
          <w:rFonts w:ascii="宋体" w:hAnsi="宋体" w:eastAsia="宋体"/>
          <w:b w:val="0"/>
          <w:sz w:val="24"/>
        </w:rPr>
        <w:t xml:space="preserve"> 这个字段，标的是审核走到哪一步了——待审核、已通过、已拒绝，状态之间流转着，管理员就能按着谱来。</w:t>
      </w: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r>
        <w:rPr>
          <w:rFonts w:ascii="宋体" w:hAnsi="宋体" w:eastAsia="宋体"/>
          <w:b w:val="0"/>
          <w:sz w:val="24"/>
        </w:rPr>
        <w:t xml:space="preserve"> 自动记下预约提交的那一刻，回头管理员按时间顺序一条条往下处理，也有了个凭据。</w:t>
      </w:r>
    </w:p>
    <w:p w14:paraId="11841808" w14:textId="77777777" w:rsidR="004E229F" w:rsidRDefault="00000000">
      <w:pPr>
        <w:pStyle w:val="TableCaption"/>
        <w:spacing w:before="0" w:line="360" w:lineRule="auto" w:after="0"/>
        <w:jc w:val="both"/>
        <w:rPr>
          <w:rFonts w:ascii="Times New Roman"/>
          <w:sz w:val="21"/>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4</w:t>
      </w:r>
      <w:r>
        <w:rPr>
          <w:rFonts w:ascii="宋体" w:hAnsi="宋体" w:eastAsia="宋体"/>
          <w:b w:val="0"/>
          <w:sz w:val="24"/>
        </w:rPr>
        <w:t>预约看房表(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appointment</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841"/>
        <w:gridCol w:w="1429"/>
        <w:gridCol w:w="1342"/>
        <w:gridCol w:w="1342"/>
        <w:gridCol w:w="1342"/>
        <w:gridCol w:w="1344"/>
      </w:tblGrid>
      <w:tr w:rsidR="004E229F" w14:paraId="316D9DA1" w14:textId="77777777">
        <w:trPr>
          <w:trHeight w:hRule="exact" w:val="540"/>
          <w:jc w:val="center"/>
        </w:trPr>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139AA6D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字段名称</w:t>
            </w:r>
          </w:p>
          <w:p w14:paraId="2EFFB8A9" w14:textId="77777777" w:rsidR="004E229F" w:rsidRDefault="004E229F">
            <w:pPr>
              <w:spacing w:line="288" w:lineRule="auto"/>
              <w:jc w:val="center"/>
              <w:rPr>
                <w:rFonts w:ascii="等线" w:eastAsia="等线" w:hAnsi="等线"/>
                <w:color w:val="000000"/>
                <w:sz w:val="22"/>
                <w14:ligatures w14:val="standardContextual"/>
              </w:rPr>
            </w:pP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235BFF77"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1B644A6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长度</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71881B6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主键</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0D90162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允许空</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6BAEF15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备注</w:t>
            </w:r>
          </w:p>
        </w:tc>
      </w:tr>
      <w:tr w:rsidR="004E229F" w14:paraId="6CB365D8"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544E94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appointment</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FB52C31"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46D3BE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D9EE5A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3DE0DD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8C6C65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预约</w:t>
            </w:r>
            <w:r>
              <w:rPr>
                <w:rFonts w:ascii="Times New Roman" w:hAnsi="Times New Roman" w:eastAsia="Times New Roman"/>
                <w:b w:val="0"/>
                <w:sz w:val="24"/>
              </w:rPr>
              <w:t>ID</w:t>
            </w:r>
          </w:p>
        </w:tc>
      </w:tr>
      <w:tr w:rsidR="004E229F" w14:paraId="423111FE"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9570DCC"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BB92E8A"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A3B3F6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DFBE8A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419E64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0A4ED5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用户</w:t>
            </w:r>
            <w:r>
              <w:rPr>
                <w:rFonts w:ascii="Times New Roman" w:hAnsi="Times New Roman" w:eastAsia="Times New Roman"/>
                <w:b w:val="0"/>
                <w:sz w:val="24"/>
              </w:rPr>
              <w:t>ID</w:t>
            </w:r>
          </w:p>
        </w:tc>
      </w:tr>
      <w:tr w:rsidR="004E229F" w14:paraId="40A4CCA5"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F8C27BE"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EDDA87E"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895EF5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B0CE44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89D7C2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CB115F9"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房屋</w:t>
            </w:r>
            <w:r>
              <w:rPr>
                <w:rFonts w:ascii="Times New Roman" w:hAnsi="Times New Roman" w:eastAsia="Times New Roman"/>
                <w:b w:val="0"/>
                <w:sz w:val="24"/>
              </w:rPr>
              <w:t>ID</w:t>
            </w:r>
          </w:p>
        </w:tc>
      </w:tr>
      <w:tr w:rsidR="004E229F" w14:paraId="1B4B7742"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D4BB1F5"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appointment</w:t>
            </w:r>
            <w:r>
              <w:rPr>
                <w:rFonts w:ascii="宋体" w:hAnsi="宋体" w:eastAsia="宋体"/>
                <w:b w:val="0"/>
                <w:sz w:val="24"/>
              </w:rPr>
              <w:t>_</w:t>
            </w:r>
            <w:r>
              <w:rPr>
                <w:rFonts w:ascii="Times New Roman" w:hAnsi="Times New Roman" w:eastAsia="Times New Roman"/>
                <w:b w:val="0"/>
                <w:sz w:val="24"/>
              </w:rPr>
              <w:t>date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BF6B99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33A37B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B79006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C10AEA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70A257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预约日期</w:t>
            </w:r>
          </w:p>
        </w:tc>
      </w:tr>
      <w:tr w:rsidR="004E229F" w14:paraId="67226100"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92AE795"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rental</w:t>
            </w:r>
            <w:r>
              <w:rPr>
                <w:rFonts w:ascii="宋体" w:hAnsi="宋体" w:eastAsia="宋体"/>
                <w:b w:val="0"/>
                <w:sz w:val="24"/>
              </w:rPr>
              <w:t>_</w:t>
            </w:r>
            <w:r>
              <w:rPr>
                <w:rFonts w:ascii="Times New Roman" w:hAnsi="Times New Roman" w:eastAsia="Times New Roman"/>
                <w:b w:val="0"/>
                <w:sz w:val="24"/>
              </w:rPr>
              <w:t>months</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E03195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7F0131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01A510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CA4097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C0BAE1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租赁月数</w:t>
            </w:r>
          </w:p>
        </w:tc>
      </w:tr>
      <w:tr w:rsidR="004E229F" w14:paraId="2CD20C93"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CF02321"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audit</w:t>
            </w:r>
            <w:r>
              <w:rPr>
                <w:rFonts w:ascii="宋体" w:hAnsi="宋体" w:eastAsia="宋体"/>
                <w:b w:val="0"/>
                <w:sz w:val="24"/>
              </w:rPr>
              <w:t>_</w:t>
            </w:r>
            <w:r>
              <w:rPr>
                <w:rFonts w:ascii="Times New Roman" w:hAnsi="Times New Roman" w:eastAsia="Times New Roman"/>
                <w:b w:val="0"/>
                <w:sz w:val="24"/>
              </w:rPr>
              <w:t>status</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380729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1B80CC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20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CCE070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6F16DB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70BDAB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审核状态</w:t>
            </w:r>
          </w:p>
        </w:tc>
      </w:tr>
      <w:tr w:rsidR="004E229F" w14:paraId="234802B6" w14:textId="77777777">
        <w:trPr>
          <w:trHeight w:hRule="exact" w:val="540"/>
          <w:jc w:val="center"/>
        </w:trPr>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11392D6F"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5990C07B"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213521A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0E57C30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57E1BD7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0A2E0A2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创建时间</w:t>
            </w:r>
          </w:p>
        </w:tc>
      </w:tr>
    </w:tbl>
    <w:p w14:paraId="1C9CCEB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租赁合同表，存的是用户与平台签下的那一纸合同，算租赁业务里最核心的凭证。</w:t>
      </w:r>
      <w:r>
        <w:rPr>
          <w:rFonts w:ascii="Times New Roman" w:hAnsi="Times New Roman" w:eastAsia="Times New Roman"/>
          <w:b w:val="0"/>
          <w:sz w:val="24"/>
        </w:rPr>
        <w:t>contract</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做主键，每份合同独一个号。</w:t>
      </w: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 xml:space="preserve">和 </w:t>
      </w: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作为外键，把人和房子牵到一处，定下这笔租约。</w:t>
      </w:r>
      <w:r>
        <w:rPr>
          <w:rFonts w:ascii="Times New Roman" w:hAnsi="Times New Roman" w:eastAsia="Times New Roman"/>
          <w:b w:val="0"/>
          <w:sz w:val="24"/>
        </w:rPr>
        <w:t>total</w:t>
      </w:r>
      <w:r>
        <w:rPr>
          <w:rFonts w:ascii="宋体" w:hAnsi="宋体" w:eastAsia="宋体"/>
          <w:b w:val="0"/>
          <w:sz w:val="24"/>
        </w:rPr>
        <w:t>_</w:t>
      </w:r>
      <w:r>
        <w:rPr>
          <w:rFonts w:ascii="Times New Roman" w:hAnsi="Times New Roman" w:eastAsia="Times New Roman"/>
          <w:b w:val="0"/>
          <w:sz w:val="24"/>
        </w:rPr>
        <w:t>amount</w:t>
      </w:r>
      <w:r>
        <w:rPr>
          <w:rFonts w:ascii="宋体" w:hAnsi="宋体" w:eastAsia="宋体"/>
          <w:b w:val="0"/>
          <w:sz w:val="24"/>
        </w:rPr>
        <w:t>用了</w:t>
      </w:r>
      <w:r>
        <w:rPr>
          <w:rFonts w:ascii="Times New Roman" w:hAnsi="Times New Roman" w:eastAsia="Times New Roman"/>
          <w:b w:val="0"/>
          <w:sz w:val="24"/>
        </w:rPr>
        <w:t>DECIMAL</w:t>
      </w:r>
      <w:r>
        <w:rPr>
          <w:rFonts w:ascii="宋体" w:hAnsi="宋体" w:eastAsia="宋体"/>
          <w:b w:val="0"/>
          <w:sz w:val="24"/>
        </w:rPr>
        <w:t>类型，租金押金拢在一起，图个分毫不差。</w:t>
      </w:r>
      <w:r>
        <w:rPr>
          <w:rFonts w:ascii="Times New Roman" w:hAnsi="Times New Roman" w:eastAsia="Times New Roman"/>
          <w:b w:val="0"/>
          <w:sz w:val="24"/>
        </w:rPr>
        <w:t>start</w:t>
      </w:r>
      <w:r>
        <w:rPr>
          <w:rFonts w:ascii="宋体" w:hAnsi="宋体" w:eastAsia="宋体"/>
          <w:b w:val="0"/>
          <w:sz w:val="24"/>
        </w:rPr>
        <w:t>_</w:t>
      </w:r>
      <w:r>
        <w:rPr>
          <w:rFonts w:ascii="Times New Roman" w:hAnsi="Times New Roman" w:eastAsia="Times New Roman"/>
          <w:b w:val="0"/>
          <w:sz w:val="24"/>
        </w:rPr>
        <w:t>date</w:t>
      </w:r>
      <w:r>
        <w:rPr>
          <w:rFonts w:ascii="宋体" w:hAnsi="宋体" w:eastAsia="宋体"/>
          <w:b w:val="0"/>
          <w:sz w:val="24"/>
        </w:rPr>
        <w:t>和</w:t>
      </w:r>
      <w:r>
        <w:rPr>
          <w:rFonts w:ascii="Times New Roman" w:hAnsi="Times New Roman" w:eastAsia="Times New Roman"/>
          <w:b w:val="0"/>
          <w:sz w:val="24"/>
        </w:rPr>
        <w:t>end</w:t>
      </w:r>
      <w:r>
        <w:rPr>
          <w:rFonts w:ascii="宋体" w:hAnsi="宋体" w:eastAsia="宋体"/>
          <w:b w:val="0"/>
          <w:sz w:val="24"/>
        </w:rPr>
        <w:t>_</w:t>
      </w:r>
      <w:r>
        <w:rPr>
          <w:rFonts w:ascii="Times New Roman" w:hAnsi="Times New Roman" w:eastAsia="Times New Roman"/>
          <w:b w:val="0"/>
          <w:sz w:val="24"/>
        </w:rPr>
        <w:t>date</w:t>
      </w:r>
      <w:r>
        <w:rPr>
          <w:rFonts w:ascii="宋体" w:hAnsi="宋体" w:eastAsia="宋体"/>
          <w:b w:val="0"/>
          <w:sz w:val="24"/>
        </w:rPr>
        <w:t>白纸黑字划出期限，管理起来有凭有据。</w:t>
      </w:r>
      <w:r>
        <w:rPr>
          <w:rFonts w:ascii="Times New Roman" w:hAnsi="Times New Roman" w:eastAsia="Times New Roman"/>
          <w:b w:val="0"/>
          <w:sz w:val="24"/>
        </w:rPr>
        <w:t>payment</w:t>
      </w:r>
      <w:r>
        <w:rPr>
          <w:rFonts w:ascii="宋体" w:hAnsi="宋体" w:eastAsia="宋体"/>
          <w:b w:val="0"/>
          <w:sz w:val="24"/>
        </w:rPr>
        <w:t>_</w:t>
      </w:r>
      <w:r>
        <w:rPr>
          <w:rFonts w:ascii="Times New Roman" w:hAnsi="Times New Roman" w:eastAsia="Times New Roman"/>
          <w:b w:val="0"/>
          <w:sz w:val="24"/>
        </w:rPr>
        <w:t>status</w:t>
      </w:r>
      <w:r>
        <w:rPr>
          <w:rFonts w:ascii="宋体" w:hAnsi="宋体" w:eastAsia="宋体"/>
          <w:b w:val="0"/>
          <w:sz w:val="24"/>
        </w:rPr>
        <w:t>标着支付状态，没付或已付，靠它翻牌——财务上绷着一根弦，权限也据此守着。</w:t>
      </w:r>
    </w:p>
    <w:p w14:paraId="46B33113" w14:textId="77777777" w:rsidR="004E229F" w:rsidRDefault="00000000">
      <w:pPr>
        <w:pStyle w:val="TableCaption"/>
        <w:spacing w:before="0" w:line="360" w:lineRule="auto" w:after="0"/>
        <w:jc w:val="both"/>
        <w:rPr>
          <w:rFonts w:ascii="Times New Roman"/>
          <w:sz w:val="21"/>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5</w:t>
      </w:r>
      <w:r>
        <w:rPr>
          <w:rFonts w:ascii="宋体" w:hAnsi="宋体" w:eastAsia="宋体"/>
          <w:b w:val="0"/>
          <w:sz w:val="24"/>
        </w:rPr>
        <w:t>租赁合同表(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contract</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614"/>
        <w:gridCol w:w="1432"/>
        <w:gridCol w:w="1406"/>
        <w:gridCol w:w="1396"/>
        <w:gridCol w:w="1396"/>
        <w:gridCol w:w="1396"/>
      </w:tblGrid>
      <w:tr w:rsidR="004E229F" w14:paraId="15E1D3E3" w14:textId="77777777">
        <w:trPr>
          <w:trHeight w:hRule="exact" w:val="540"/>
          <w:jc w:val="center"/>
        </w:trPr>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636E83A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字段名称</w:t>
            </w:r>
          </w:p>
          <w:p w14:paraId="21BCE6F9" w14:textId="77777777" w:rsidR="004E229F" w:rsidRDefault="004E229F">
            <w:pPr>
              <w:spacing w:line="288" w:lineRule="auto"/>
              <w:jc w:val="center"/>
              <w:rPr>
                <w:rFonts w:ascii="等线" w:eastAsia="等线" w:hAnsi="等线"/>
                <w:color w:val="000000"/>
                <w:sz w:val="22"/>
                <w14:ligatures w14:val="standardContextual"/>
              </w:rPr>
            </w:pP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66F5A15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783C74D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长度</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425BCA0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主键</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5661571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允许空</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6F57C9B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备注</w:t>
            </w:r>
          </w:p>
        </w:tc>
      </w:tr>
      <w:tr w:rsidR="004E229F" w14:paraId="6138B1DC"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38A68AF"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contract</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FDEC46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021CAE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B7118A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CCC266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EEACFF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合同</w:t>
            </w:r>
            <w:r>
              <w:rPr>
                <w:rFonts w:ascii="Times New Roman" w:hAnsi="Times New Roman" w:eastAsia="Times New Roman"/>
                <w:b w:val="0"/>
                <w:sz w:val="24"/>
              </w:rPr>
              <w:t>ID</w:t>
            </w:r>
          </w:p>
        </w:tc>
      </w:tr>
      <w:tr w:rsidR="004E229F" w14:paraId="7D55C894"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70C262D"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82183B6"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8C69E29"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6AE317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3AD2A6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541834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用户</w:t>
            </w:r>
            <w:r>
              <w:rPr>
                <w:rFonts w:ascii="Times New Roman" w:hAnsi="Times New Roman" w:eastAsia="Times New Roman"/>
                <w:b w:val="0"/>
                <w:sz w:val="24"/>
              </w:rPr>
              <w:t>ID</w:t>
            </w:r>
          </w:p>
        </w:tc>
      </w:tr>
      <w:tr w:rsidR="004E229F" w14:paraId="229D82A7"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EFCBFCA"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156832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EF114D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1B8D75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B29112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183A6A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房屋</w:t>
            </w:r>
            <w:r>
              <w:rPr>
                <w:rFonts w:ascii="Times New Roman" w:hAnsi="Times New Roman" w:eastAsia="Times New Roman"/>
                <w:b w:val="0"/>
                <w:sz w:val="24"/>
              </w:rPr>
              <w:t>ID</w:t>
            </w:r>
          </w:p>
        </w:tc>
      </w:tr>
      <w:tr w:rsidR="004E229F" w14:paraId="0AF58C97"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FAA11AB"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total</w:t>
            </w:r>
            <w:r>
              <w:rPr>
                <w:rFonts w:ascii="宋体" w:hAnsi="宋体" w:eastAsia="宋体"/>
                <w:b w:val="0"/>
                <w:sz w:val="24"/>
              </w:rPr>
              <w:t>_</w:t>
            </w:r>
            <w:r>
              <w:rPr>
                <w:rFonts w:ascii="Times New Roman" w:hAnsi="Times New Roman" w:eastAsia="Times New Roman"/>
                <w:b w:val="0"/>
                <w:sz w:val="24"/>
              </w:rPr>
              <w:t>amount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A748E2A"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DECIMAL</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47E87D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10</w:t>
            </w:r>
            <w:r>
              <w:rPr>
                <w:rFonts w:ascii="宋体" w:hAnsi="宋体" w:eastAsia="宋体"/>
                <w:b w:val="0"/>
                <w:sz w:val="24"/>
              </w:rPr>
              <w:t>,</w:t>
            </w:r>
            <w:r>
              <w:rPr>
                <w:rFonts w:ascii="Times New Roman" w:hAnsi="Times New Roman" w:eastAsia="Times New Roman"/>
                <w:b w:val="0"/>
                <w:sz w:val="24"/>
              </w:rPr>
              <w:t>2</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52E583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DFAFB4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087207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合同总金额</w:t>
            </w:r>
          </w:p>
        </w:tc>
      </w:tr>
      <w:tr w:rsidR="004E229F" w14:paraId="17BBC9C1"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91F2D0A"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start</w:t>
            </w:r>
            <w:r>
              <w:rPr>
                <w:rFonts w:ascii="宋体" w:hAnsi="宋体" w:eastAsia="宋体"/>
                <w:b w:val="0"/>
                <w:sz w:val="24"/>
              </w:rPr>
              <w:t>_</w:t>
            </w:r>
            <w:r>
              <w:rPr>
                <w:rFonts w:ascii="Times New Roman" w:hAnsi="Times New Roman" w:eastAsia="Times New Roman"/>
                <w:b w:val="0"/>
                <w:sz w:val="24"/>
              </w:rPr>
              <w:t>date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C0F843F"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A510D6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27CCC57"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8B7F2D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3EC9FD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生效日期</w:t>
            </w:r>
          </w:p>
        </w:tc>
      </w:tr>
      <w:tr w:rsidR="004E229F" w14:paraId="38C98F79"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A37A6C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end</w:t>
            </w:r>
            <w:r>
              <w:rPr>
                <w:rFonts w:ascii="宋体" w:hAnsi="宋体" w:eastAsia="宋体"/>
                <w:b w:val="0"/>
                <w:sz w:val="24"/>
              </w:rPr>
              <w:t>_</w:t>
            </w:r>
            <w:r>
              <w:rPr>
                <w:rFonts w:ascii="Times New Roman" w:hAnsi="Times New Roman" w:eastAsia="Times New Roman"/>
                <w:b w:val="0"/>
                <w:sz w:val="24"/>
              </w:rPr>
              <w:t>date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40562C6"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DAB414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DF3806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192D4A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8F5CD1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到期日期</w:t>
            </w:r>
          </w:p>
        </w:tc>
      </w:tr>
      <w:tr w:rsidR="004E229F" w14:paraId="267076A5" w14:textId="77777777">
        <w:trPr>
          <w:trHeight w:hRule="exact" w:val="540"/>
          <w:jc w:val="center"/>
        </w:trPr>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2791DD9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payment</w:t>
            </w:r>
            <w:r>
              <w:rPr>
                <w:rFonts w:ascii="宋体" w:hAnsi="宋体" w:eastAsia="宋体"/>
                <w:b w:val="0"/>
                <w:sz w:val="24"/>
              </w:rPr>
              <w:t>_</w:t>
            </w:r>
            <w:r>
              <w:rPr>
                <w:rFonts w:ascii="Times New Roman" w:hAnsi="Times New Roman" w:eastAsia="Times New Roman"/>
                <w:b w:val="0"/>
                <w:sz w:val="24"/>
              </w:rPr>
              <w:t>status</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21EDB787"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37A6843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20</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0A2A36F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108AD86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399BBB6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支付状态</w:t>
            </w:r>
          </w:p>
        </w:tc>
      </w:tr>
    </w:tbl>
    <w:p w14:paraId="43845BD4" w14:textId="77777777" w:rsidR="004E229F" w:rsidRDefault="00000000">
      <w:pPr>
        <w:spacing w:line="360" w:lineRule="auto" w:before="0" w:after="0"/>
        <w:ind w:firstLineChars="200" w:firstLine="480"/>
        <w:jc w:val="both"/>
        <w:rPr>
          <w:rFonts w:ascii="等线" w:eastAsia="等线" w:hAnsi="等线"/>
          <w:sz w:val="22"/>
          <w14:ligatures w14:val="standardContextual"/>
        </w:rPr>
      </w:pPr>
      <w:r>
        <w:rPr>
          <w:rFonts w:ascii="宋体" w:hAnsi="宋体" w:eastAsia="宋体"/>
          <w:b w:val="0"/>
          <w:sz w:val="24"/>
        </w:rPr>
        <w:t>租赁评价表，存的是用户租完之后的那些感受，供后来人参考。</w:t>
      </w:r>
      <w:r>
        <w:rPr>
          <w:rFonts w:ascii="Times New Roman" w:hAnsi="Times New Roman" w:eastAsia="Times New Roman"/>
          <w:b w:val="0"/>
          <w:sz w:val="24"/>
        </w:rPr>
        <w:t>evaluation</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做主键，</w:t>
      </w:r>
      <w:r>
        <w:rPr>
          <w:rFonts w:ascii="Times New Roman" w:hAnsi="Times New Roman" w:eastAsia="Times New Roman"/>
          <w:b w:val="0"/>
          <w:sz w:val="24"/>
        </w:rPr>
        <w:t>contract</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作为外键拴着合同表，确保每一条评价都落在一笔具体的租赁记录上，不飘着。</w:t>
      </w: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标着是谁评的。</w:t>
      </w:r>
      <w:r>
        <w:rPr>
          <w:rFonts w:ascii="Times New Roman" w:hAnsi="Times New Roman" w:eastAsia="Times New Roman"/>
          <w:b w:val="0"/>
          <w:sz w:val="24"/>
        </w:rPr>
        <w:t>rating</w:t>
      </w:r>
      <w:r>
        <w:rPr>
          <w:rFonts w:ascii="宋体" w:hAnsi="宋体" w:eastAsia="宋体"/>
          <w:b w:val="0"/>
          <w:sz w:val="24"/>
        </w:rPr>
        <w:t xml:space="preserve"> 用 </w:t>
      </w:r>
      <w:r>
        <w:rPr>
          <w:rFonts w:ascii="Times New Roman" w:hAnsi="Times New Roman" w:eastAsia="Times New Roman"/>
          <w:b w:val="0"/>
          <w:sz w:val="24"/>
        </w:rPr>
        <w:t>INT</w:t>
      </w:r>
      <w:r>
        <w:rPr>
          <w:rFonts w:ascii="宋体" w:hAnsi="宋体" w:eastAsia="宋体"/>
          <w:b w:val="0"/>
          <w:sz w:val="24"/>
        </w:rPr>
        <w:t xml:space="preserve"> 存分数，</w:t>
      </w:r>
      <w:r>
        <w:rPr>
          <w:rFonts w:ascii="Times New Roman" w:hAnsi="Times New Roman" w:eastAsia="Times New Roman"/>
          <w:b w:val="0"/>
          <w:sz w:val="24"/>
        </w:rPr>
        <w:t>content</w:t>
      </w:r>
      <w:r>
        <w:rPr>
          <w:rFonts w:ascii="宋体" w:hAnsi="宋体" w:eastAsia="宋体"/>
          <w:b w:val="0"/>
          <w:sz w:val="24"/>
        </w:rPr>
        <w:t>用</w:t>
      </w:r>
      <w:r>
        <w:rPr>
          <w:rFonts w:ascii="Times New Roman" w:hAnsi="Times New Roman" w:eastAsia="Times New Roman"/>
          <w:b w:val="0"/>
          <w:sz w:val="24"/>
        </w:rPr>
        <w:t>TEXT</w:t>
      </w:r>
      <w:r>
        <w:rPr>
          <w:rFonts w:ascii="宋体" w:hAnsi="宋体" w:eastAsia="宋体"/>
          <w:b w:val="0"/>
          <w:sz w:val="24"/>
        </w:rPr>
        <w:t>接住那些或长或短的评价文字，不嫌话多。</w:t>
      </w:r>
      <w:r>
        <w:rPr>
          <w:rFonts w:ascii="Times New Roman" w:hAnsi="Times New Roman" w:eastAsia="Times New Roman"/>
          <w:b w:val="0"/>
          <w:sz w:val="24"/>
        </w:rPr>
        <w:t>audit</w:t>
      </w:r>
      <w:r>
        <w:rPr>
          <w:rFonts w:ascii="宋体" w:hAnsi="宋体" w:eastAsia="宋体"/>
          <w:b w:val="0"/>
          <w:sz w:val="24"/>
        </w:rPr>
        <w:t>_</w:t>
      </w:r>
      <w:r>
        <w:rPr>
          <w:rFonts w:ascii="Times New Roman" w:hAnsi="Times New Roman" w:eastAsia="Times New Roman"/>
          <w:b w:val="0"/>
          <w:sz w:val="24"/>
        </w:rPr>
        <w:t>status</w:t>
      </w:r>
      <w:r>
        <w:rPr>
          <w:rFonts w:ascii="宋体" w:hAnsi="宋体" w:eastAsia="宋体"/>
          <w:b w:val="0"/>
          <w:sz w:val="24"/>
        </w:rPr>
        <w:t>这个字段，守着一道关——不当的评价，过不去。</w:t>
      </w: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r>
        <w:rPr>
          <w:rFonts w:ascii="宋体" w:hAnsi="宋体" w:eastAsia="宋体"/>
          <w:b w:val="0"/>
          <w:sz w:val="24"/>
        </w:rPr>
        <w:t>记下发布时间，回头看的时候，按时间一列排开，也清爽。</w:t>
      </w:r>
    </w:p>
    <w:p w14:paraId="47C39D38" w14:textId="77777777" w:rsidR="004E229F" w:rsidRDefault="00000000">
      <w:pPr>
        <w:pStyle w:val="TableCaption"/>
        <w:spacing w:before="0" w:line="360" w:lineRule="auto" w:after="0"/>
        <w:jc w:val="both"/>
        <w:rPr>
          <w:rFonts w:ascii="Times New Roman"/>
          <w:sz w:val="21"/>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6</w:t>
      </w:r>
      <w:r>
        <w:rPr>
          <w:rFonts w:ascii="宋体" w:hAnsi="宋体" w:eastAsia="宋体"/>
          <w:b w:val="0"/>
          <w:sz w:val="24"/>
        </w:rPr>
        <w:t>租赁评价表(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evaluation</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440"/>
        <w:gridCol w:w="1440"/>
        <w:gridCol w:w="1440"/>
        <w:gridCol w:w="1440"/>
        <w:gridCol w:w="1440"/>
        <w:gridCol w:w="1440"/>
      </w:tblGrid>
      <w:tr w:rsidR="004E229F" w14:paraId="74E98A06" w14:textId="77777777">
        <w:trPr>
          <w:trHeight w:hRule="exact" w:val="540"/>
          <w:jc w:val="center"/>
        </w:trPr>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367358F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字段名称</w:t>
            </w:r>
          </w:p>
          <w:p w14:paraId="0227E91A" w14:textId="77777777" w:rsidR="004E229F" w:rsidRDefault="004E229F">
            <w:pPr>
              <w:spacing w:line="288" w:lineRule="auto"/>
              <w:jc w:val="center"/>
              <w:rPr>
                <w:rFonts w:ascii="等线" w:eastAsia="等线" w:hAnsi="等线"/>
                <w:color w:val="000000"/>
                <w:sz w:val="22"/>
                <w14:ligatures w14:val="standardContextual"/>
              </w:rPr>
            </w:pP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50262BD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636D979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长度</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7E5CCE8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主键</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496BC8A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允许空</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46FD0D0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备注</w:t>
            </w:r>
          </w:p>
        </w:tc>
      </w:tr>
      <w:tr w:rsidR="004E229F" w14:paraId="12858808"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E61092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evaluation</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BA8280E"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D157E9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CA6816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AC04EA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E97041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评价</w:t>
            </w:r>
            <w:r>
              <w:rPr>
                <w:rFonts w:ascii="Times New Roman" w:hAnsi="Times New Roman" w:eastAsia="Times New Roman"/>
                <w:b w:val="0"/>
                <w:sz w:val="24"/>
              </w:rPr>
              <w:t>ID</w:t>
            </w:r>
          </w:p>
        </w:tc>
      </w:tr>
      <w:tr w:rsidR="004E229F" w14:paraId="6D71E16C"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7C056ED"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contract</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8D3888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629995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4ED0AA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4BDA2C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A1A491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合同</w:t>
            </w:r>
            <w:r>
              <w:rPr>
                <w:rFonts w:ascii="Times New Roman" w:hAnsi="Times New Roman" w:eastAsia="Times New Roman"/>
                <w:b w:val="0"/>
                <w:sz w:val="24"/>
              </w:rPr>
              <w:t>ID</w:t>
            </w:r>
          </w:p>
        </w:tc>
      </w:tr>
      <w:tr w:rsidR="004E229F" w14:paraId="2AC4C077"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4E1DAAE"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78F152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72B9877"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E84ED8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C98A41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6DBD69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用户</w:t>
            </w:r>
            <w:r>
              <w:rPr>
                <w:rFonts w:ascii="Times New Roman" w:hAnsi="Times New Roman" w:eastAsia="Times New Roman"/>
                <w:b w:val="0"/>
                <w:sz w:val="24"/>
              </w:rPr>
              <w:t>ID</w:t>
            </w:r>
          </w:p>
        </w:tc>
      </w:tr>
      <w:tr w:rsidR="004E229F" w14:paraId="0F7BBAAD"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9186BFF"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rating</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8F3FC8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32B167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70A9EA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D74BC4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267498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评分</w:t>
            </w:r>
          </w:p>
        </w:tc>
      </w:tr>
      <w:tr w:rsidR="004E229F" w14:paraId="41889939"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8B5260A"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content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881010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TEXT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81180F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28DAE0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05AB0D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23E0D1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评价内容</w:t>
            </w:r>
          </w:p>
        </w:tc>
      </w:tr>
      <w:tr w:rsidR="004E229F" w14:paraId="1A8BAA51"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06AFB3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audit</w:t>
            </w:r>
            <w:r>
              <w:rPr>
                <w:rFonts w:ascii="宋体" w:hAnsi="宋体" w:eastAsia="宋体"/>
                <w:b w:val="0"/>
                <w:sz w:val="24"/>
              </w:rPr>
              <w:t>_</w:t>
            </w:r>
            <w:r>
              <w:rPr>
                <w:rFonts w:ascii="Times New Roman" w:hAnsi="Times New Roman" w:eastAsia="Times New Roman"/>
                <w:b w:val="0"/>
                <w:sz w:val="24"/>
              </w:rPr>
              <w:t>status</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3337EB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98FF16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20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22C5FC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B63E01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1998B8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审核状态</w:t>
            </w:r>
          </w:p>
        </w:tc>
      </w:tr>
      <w:tr w:rsidR="004E229F" w14:paraId="75AEB4A8" w14:textId="77777777">
        <w:trPr>
          <w:trHeight w:hRule="exact" w:val="540"/>
          <w:jc w:val="center"/>
        </w:trPr>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B11B63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1879505"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96CE09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60F00F5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4894F6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52B7F13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创建时间</w:t>
            </w:r>
          </w:p>
        </w:tc>
      </w:tr>
    </w:tbl>
    <w:p w14:paraId="4A5588C4" w14:textId="77777777" w:rsidR="004E229F" w:rsidRDefault="00000000">
      <w:pPr>
        <w:spacing w:line="360" w:lineRule="auto" w:before="0" w:after="0"/>
        <w:ind w:firstLineChars="200" w:firstLine="480"/>
        <w:jc w:val="both"/>
        <w:rPr>
          <w:rFonts w:ascii="等线" w:eastAsia="等线" w:hAnsi="等线"/>
          <w:sz w:val="22"/>
          <w14:ligatures w14:val="standardContextual"/>
        </w:rPr>
      </w:pPr>
      <w:r>
        <w:rPr>
          <w:rFonts w:ascii="宋体" w:hAnsi="宋体" w:eastAsia="宋体"/>
          <w:b w:val="0"/>
          <w:sz w:val="24"/>
        </w:rPr>
        <w:t xml:space="preserve">房源收藏表，存的是用户动了心思、随手标记下来的那些房子。主键是 </w:t>
      </w:r>
      <w:r>
        <w:rPr>
          <w:rFonts w:ascii="Times New Roman" w:hAnsi="Times New Roman" w:eastAsia="Times New Roman"/>
          <w:b w:val="0"/>
          <w:sz w:val="24"/>
        </w:rPr>
        <w:t>favorite</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w:t>
      </w: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 xml:space="preserve"> 和 </w:t>
      </w: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两根外键一头拴着用户，一头拴着房源，谁收藏了哪套，关系就这么定了下来。表里头还专门给这俩字段搁了个联合唯一索引——意思很明白：同一套房，同一个人，只许收藏一次，再点也不会多出一条来，省得列表里尽是重复的东西。</w:t>
      </w: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r>
        <w:rPr>
          <w:rFonts w:ascii="宋体" w:hAnsi="宋体" w:eastAsia="宋体"/>
          <w:b w:val="0"/>
          <w:sz w:val="24"/>
        </w:rPr>
        <w:t xml:space="preserve"> 记着收藏那一刻的时间，回头用户想按收藏的先后顺序翻一翻，也能排得清爽。这张表的筋骨搭得简省，没什么赘肉，恰好撑得起收藏那套功能里最频繁的快速查询。</w:t>
      </w:r>
    </w:p>
    <w:p w14:paraId="4E6CAB3B" w14:textId="77777777" w:rsidR="004E229F" w:rsidRDefault="00000000">
      <w:pPr>
        <w:pStyle w:val="TableCaption"/>
        <w:spacing w:before="0" w:line="360" w:lineRule="auto" w:after="0"/>
        <w:jc w:val="both"/>
        <w:rPr>
          <w:rFonts w:ascii="Times New Roman"/>
          <w:sz w:val="21"/>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7</w:t>
      </w:r>
      <w:r>
        <w:rPr>
          <w:rFonts w:ascii="宋体" w:hAnsi="宋体" w:eastAsia="宋体"/>
          <w:b w:val="0"/>
          <w:sz w:val="24"/>
        </w:rPr>
        <w:t>房源收藏表(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favorite</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440"/>
        <w:gridCol w:w="1440"/>
        <w:gridCol w:w="1440"/>
        <w:gridCol w:w="1440"/>
        <w:gridCol w:w="1440"/>
        <w:gridCol w:w="1440"/>
      </w:tblGrid>
      <w:tr w:rsidR="004E229F" w14:paraId="2B6D48B8" w14:textId="77777777">
        <w:trPr>
          <w:trHeight w:hRule="exact" w:val="540"/>
          <w:jc w:val="center"/>
        </w:trPr>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39F1E31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字段名称</w:t>
            </w:r>
          </w:p>
          <w:p w14:paraId="0FA15EA5" w14:textId="77777777" w:rsidR="004E229F" w:rsidRDefault="004E229F">
            <w:pPr>
              <w:spacing w:line="288" w:lineRule="auto"/>
              <w:jc w:val="center"/>
              <w:rPr>
                <w:rFonts w:ascii="等线" w:eastAsia="等线" w:hAnsi="等线"/>
                <w:color w:val="000000"/>
                <w:sz w:val="22"/>
                <w14:ligatures w14:val="standardContextual"/>
              </w:rPr>
            </w:pP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3CB8946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10219FD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长度</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74FEAB76"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主键</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6904C75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允许空</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775FA5E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备注</w:t>
            </w:r>
          </w:p>
        </w:tc>
      </w:tr>
      <w:tr w:rsidR="004E229F" w14:paraId="3A7AF6C1"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A8B899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favorite</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62A6262"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30D457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F2E7D1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58177D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2DEDAC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收藏</w:t>
            </w:r>
            <w:r>
              <w:rPr>
                <w:rFonts w:ascii="Times New Roman" w:hAnsi="Times New Roman" w:eastAsia="Times New Roman"/>
                <w:b w:val="0"/>
                <w:sz w:val="24"/>
              </w:rPr>
              <w:t>ID</w:t>
            </w:r>
          </w:p>
        </w:tc>
      </w:tr>
      <w:tr w:rsidR="004E229F" w14:paraId="48323DEE"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A591F63"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user</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815D83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914286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55F6F6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942B1A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EA5C2E2"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用户</w:t>
            </w:r>
            <w:r>
              <w:rPr>
                <w:rFonts w:ascii="Times New Roman" w:hAnsi="Times New Roman" w:eastAsia="Times New Roman"/>
                <w:b w:val="0"/>
                <w:sz w:val="24"/>
              </w:rPr>
              <w:t>ID</w:t>
            </w:r>
          </w:p>
        </w:tc>
      </w:tr>
      <w:tr w:rsidR="004E229F" w14:paraId="2D0A22EA"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A7EA78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house</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7EDDE9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B819DB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68DA67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338FE3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C7DB15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房屋</w:t>
            </w:r>
            <w:r>
              <w:rPr>
                <w:rFonts w:ascii="Times New Roman" w:hAnsi="Times New Roman" w:eastAsia="Times New Roman"/>
                <w:b w:val="0"/>
                <w:sz w:val="24"/>
              </w:rPr>
              <w:t>ID</w:t>
            </w:r>
          </w:p>
        </w:tc>
      </w:tr>
      <w:tr w:rsidR="004E229F" w14:paraId="37209ED0" w14:textId="77777777">
        <w:trPr>
          <w:trHeight w:hRule="exact" w:val="540"/>
          <w:jc w:val="center"/>
        </w:trPr>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8EA34A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create</w:t>
            </w:r>
            <w:r>
              <w:rPr>
                <w:rFonts w:ascii="宋体" w:hAnsi="宋体" w:eastAsia="宋体"/>
                <w:b w:val="0"/>
                <w:sz w:val="24"/>
              </w:rPr>
              <w:t>_</w:t>
            </w:r>
            <w:r>
              <w:rPr>
                <w:rFonts w:ascii="Times New Roman" w:hAnsi="Times New Roman" w:eastAsia="Times New Roman"/>
                <w:b w:val="0"/>
                <w:sz w:val="24"/>
              </w:rPr>
              <w:t>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4BF3267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DATETIME</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4A16780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5B072FC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3DC0EEF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2D9B3A8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收藏时间</w:t>
            </w:r>
          </w:p>
        </w:tc>
      </w:tr>
    </w:tbl>
    <w:p w14:paraId="797968A0" w14:textId="77777777" w:rsidR="004E229F" w:rsidRDefault="004E229F">
      <w:pPr>
        <w:spacing w:line="360" w:lineRule="auto"/>
        <w:rPr>
          <w:color w:val="000000" w:themeColor="text1"/>
          <w:sz w:val="24"/>
        </w:rPr>
      </w:pPr>
    </w:p>
    <w:p w14:paraId="41AFC4E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房屋资讯表，是平台往外发声的一个窗口——租房政策、市场行情、指南之类的内容，都搁在这张表里。每条资讯由</w:t>
      </w:r>
      <w:r>
        <w:rPr>
          <w:rFonts w:ascii="Times New Roman" w:hAnsi="Times New Roman" w:eastAsia="Times New Roman"/>
          <w:b w:val="0"/>
          <w:sz w:val="24"/>
        </w:rPr>
        <w:t>news</w:t>
      </w:r>
      <w:r>
        <w:rPr>
          <w:rFonts w:ascii="宋体" w:hAnsi="宋体" w:eastAsia="宋体"/>
          <w:b w:val="0"/>
          <w:sz w:val="24"/>
        </w:rPr>
        <w:t>_</w:t>
      </w:r>
      <w:r>
        <w:rPr>
          <w:rFonts w:ascii="Times New Roman" w:hAnsi="Times New Roman" w:eastAsia="Times New Roman"/>
          <w:b w:val="0"/>
          <w:sz w:val="24"/>
        </w:rPr>
        <w:t>id</w:t>
      </w:r>
      <w:r>
        <w:rPr>
          <w:rFonts w:ascii="宋体" w:hAnsi="宋体" w:eastAsia="宋体"/>
          <w:b w:val="0"/>
          <w:sz w:val="24"/>
        </w:rPr>
        <w:t>主键标定。</w:t>
      </w:r>
      <w:r>
        <w:rPr>
          <w:rFonts w:ascii="Times New Roman" w:hAnsi="Times New Roman" w:eastAsia="Times New Roman"/>
          <w:b w:val="0"/>
          <w:sz w:val="24"/>
        </w:rPr>
        <w:t>title</w:t>
      </w:r>
      <w:r>
        <w:rPr>
          <w:rFonts w:ascii="宋体" w:hAnsi="宋体" w:eastAsia="宋体"/>
          <w:b w:val="0"/>
          <w:sz w:val="24"/>
        </w:rPr>
        <w:t>放标题，</w:t>
      </w:r>
      <w:r>
        <w:rPr>
          <w:rFonts w:ascii="Times New Roman" w:hAnsi="Times New Roman" w:eastAsia="Times New Roman"/>
          <w:b w:val="0"/>
          <w:sz w:val="24"/>
        </w:rPr>
        <w:t>summary</w:t>
      </w:r>
      <w:r>
        <w:rPr>
          <w:rFonts w:ascii="宋体" w:hAnsi="宋体" w:eastAsia="宋体"/>
          <w:b w:val="0"/>
          <w:sz w:val="24"/>
        </w:rPr>
        <w:t>存一段摘要，列表页展示的时候，不用把整篇文章都摊出来。正文撂在</w:t>
      </w:r>
      <w:r>
        <w:rPr>
          <w:rFonts w:ascii="Times New Roman" w:hAnsi="Times New Roman" w:eastAsia="Times New Roman"/>
          <w:b w:val="0"/>
          <w:sz w:val="24"/>
        </w:rPr>
        <w:t>content</w:t>
      </w:r>
      <w:r>
        <w:rPr>
          <w:rFonts w:ascii="宋体" w:hAnsi="宋体" w:eastAsia="宋体"/>
          <w:b w:val="0"/>
          <w:sz w:val="24"/>
        </w:rPr>
        <w:t>字段，用的是</w:t>
      </w:r>
      <w:r>
        <w:rPr>
          <w:rFonts w:ascii="Times New Roman" w:hAnsi="Times New Roman" w:eastAsia="Times New Roman"/>
          <w:b w:val="0"/>
          <w:sz w:val="24"/>
        </w:rPr>
        <w:t>TEXT</w:t>
      </w:r>
      <w:r>
        <w:rPr>
          <w:rFonts w:ascii="宋体" w:hAnsi="宋体" w:eastAsia="宋体"/>
          <w:b w:val="0"/>
          <w:sz w:val="24"/>
        </w:rPr>
        <w:t>类型，撑得住富文本。</w:t>
      </w:r>
      <w:r>
        <w:rPr>
          <w:rFonts w:ascii="Times New Roman" w:hAnsi="Times New Roman" w:eastAsia="Times New Roman"/>
          <w:b w:val="0"/>
          <w:sz w:val="24"/>
        </w:rPr>
        <w:t>cover</w:t>
      </w:r>
      <w:r>
        <w:rPr>
          <w:rFonts w:ascii="宋体" w:hAnsi="宋体" w:eastAsia="宋体"/>
          <w:b w:val="0"/>
          <w:sz w:val="24"/>
        </w:rPr>
        <w:t>_</w:t>
      </w:r>
      <w:r>
        <w:rPr>
          <w:rFonts w:ascii="Times New Roman" w:hAnsi="Times New Roman" w:eastAsia="Times New Roman"/>
          <w:b w:val="0"/>
          <w:sz w:val="24"/>
        </w:rPr>
        <w:t>image</w:t>
      </w:r>
      <w:r>
        <w:rPr>
          <w:rFonts w:ascii="宋体" w:hAnsi="宋体" w:eastAsia="宋体"/>
          <w:b w:val="0"/>
          <w:sz w:val="24"/>
        </w:rPr>
        <w:t>存封面图的路径，给资讯的展示添一点模样。</w:t>
      </w:r>
      <w:r>
        <w:rPr>
          <w:rFonts w:ascii="Times New Roman" w:hAnsi="Times New Roman" w:eastAsia="Times New Roman"/>
          <w:b w:val="0"/>
          <w:sz w:val="24"/>
        </w:rPr>
        <w:t>publish</w:t>
      </w:r>
      <w:r>
        <w:rPr>
          <w:rFonts w:ascii="宋体" w:hAnsi="宋体" w:eastAsia="宋体"/>
          <w:b w:val="0"/>
          <w:sz w:val="24"/>
        </w:rPr>
        <w:t>_</w:t>
      </w:r>
      <w:r>
        <w:rPr>
          <w:rFonts w:ascii="Times New Roman" w:hAnsi="Times New Roman" w:eastAsia="Times New Roman"/>
          <w:b w:val="0"/>
          <w:sz w:val="24"/>
        </w:rPr>
        <w:t>time</w:t>
      </w:r>
      <w:r>
        <w:rPr>
          <w:rFonts w:ascii="宋体" w:hAnsi="宋体" w:eastAsia="宋体"/>
          <w:b w:val="0"/>
          <w:sz w:val="24"/>
        </w:rPr>
        <w:t>记发布时间，</w:t>
      </w:r>
      <w:r>
        <w:rPr>
          <w:rFonts w:ascii="Times New Roman" w:hAnsi="Times New Roman" w:eastAsia="Times New Roman"/>
          <w:b w:val="0"/>
          <w:sz w:val="24"/>
        </w:rPr>
        <w:t>view</w:t>
      </w:r>
      <w:r>
        <w:rPr>
          <w:rFonts w:ascii="宋体" w:hAnsi="宋体" w:eastAsia="宋体"/>
          <w:b w:val="0"/>
          <w:sz w:val="24"/>
        </w:rPr>
        <w:t>_</w:t>
      </w:r>
      <w:r>
        <w:rPr>
          <w:rFonts w:ascii="Times New Roman" w:hAnsi="Times New Roman" w:eastAsia="Times New Roman"/>
          <w:b w:val="0"/>
          <w:sz w:val="24"/>
        </w:rPr>
        <w:t>count</w:t>
      </w:r>
      <w:r>
        <w:rPr>
          <w:rFonts w:ascii="宋体" w:hAnsi="宋体" w:eastAsia="宋体"/>
          <w:b w:val="0"/>
          <w:sz w:val="24"/>
        </w:rPr>
        <w:t>记着被翻看了多少次——谁热谁冷，靠它来排个座次。这张表是独立跑着的内容管理模块，跟其他业务表不牵外键的线。</w:t>
      </w:r>
    </w:p>
    <w:p w14:paraId="0F209DDE" w14:textId="77777777" w:rsidR="004E229F" w:rsidRDefault="00000000">
      <w:pPr>
        <w:spacing w:line="360" w:lineRule="auto" w:before="0" w:after="0"/>
        <w:jc w:val="both"/>
        <w:rPr>
          <w:rFonts w:hAnsi="Calibri"/>
          <w:kern w:val="0"/>
          <w:szCs w:val="20"/>
        </w:rPr>
      </w:pPr>
      <w:r>
        <w:rPr>
          <w:rFonts w:ascii="宋体" w:hAnsi="宋体" w:eastAsia="宋体"/>
          <w:b w:val="0"/>
          <w:sz w:val="24"/>
        </w:rPr>
        <w:t>表</w:t>
      </w:r>
      <w:r>
        <w:rPr>
          <w:rFonts w:ascii="Times New Roman" w:hAnsi="Times New Roman" w:eastAsia="Times New Roman"/>
          <w:b w:val="0"/>
          <w:sz w:val="24"/>
        </w:rPr>
        <w:t>4</w:t>
      </w:r>
      <w:r>
        <w:rPr>
          <w:rFonts w:ascii="宋体" w:hAnsi="宋体" w:eastAsia="宋体"/>
          <w:b w:val="0"/>
          <w:sz w:val="24"/>
        </w:rPr>
        <w:t xml:space="preserve">. </w:t>
      </w:r>
      <w:r>
        <w:rPr>
          <w:rFonts w:ascii="Times New Roman" w:hAnsi="Times New Roman" w:eastAsia="Times New Roman"/>
          <w:b w:val="0"/>
          <w:sz w:val="24"/>
        </w:rPr>
        <w:t>8</w:t>
      </w:r>
      <w:r>
        <w:rPr>
          <w:rFonts w:ascii="宋体" w:hAnsi="宋体" w:eastAsia="宋体"/>
          <w:b w:val="0"/>
          <w:sz w:val="24"/>
        </w:rPr>
        <w:t>房屋资讯表(</w:t>
      </w:r>
      <w:r>
        <w:rPr>
          <w:rFonts w:ascii="Times New Roman" w:hAnsi="Times New Roman" w:eastAsia="Times New Roman"/>
          <w:b w:val="0"/>
          <w:sz w:val="24"/>
        </w:rPr>
        <w:t>tb</w:t>
      </w:r>
      <w:r>
        <w:rPr>
          <w:rFonts w:ascii="宋体" w:hAnsi="宋体" w:eastAsia="宋体"/>
          <w:b w:val="0"/>
          <w:sz w:val="24"/>
        </w:rPr>
        <w:t>_</w:t>
      </w:r>
      <w:r>
        <w:rPr>
          <w:rFonts w:ascii="Times New Roman" w:hAnsi="Times New Roman" w:eastAsia="Times New Roman"/>
          <w:b w:val="0"/>
          <w:sz w:val="24"/>
        </w:rPr>
        <w:t>news</w:t>
      </w:r>
      <w:r>
        <w:rPr>
          <w:rFonts w:ascii="宋体" w:hAnsi="宋体" w:eastAsia="宋体"/>
          <w:b w:val="0"/>
          <w:sz w:val="24"/>
        </w:rPr>
        <w:t>)</w:t>
      </w:r>
    </w:p>
    <w:tbl>
      <w:tblPr>
        <w:tblW w:w="8640" w:type="dxa"/>
        <w:jc w:val="center"/>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CellMar>
          <w:top w:w="60" w:type="dxa"/>
          <w:left w:w="60" w:type="dxa"/>
          <w:bottom w:w="60" w:type="dxa"/>
          <w:right w:w="60" w:type="dxa"/>
        </w:tblCellMar>
        <w:tblLook w:val="04A0" w:firstRow="1" w:lastRow="0" w:firstColumn="1" w:lastColumn="0" w:noHBand="0" w:noVBand="1"/>
      </w:tblPr>
      <w:tblGrid>
        <w:gridCol w:w="1440"/>
        <w:gridCol w:w="1440"/>
        <w:gridCol w:w="1440"/>
        <w:gridCol w:w="1440"/>
        <w:gridCol w:w="1440"/>
        <w:gridCol w:w="1440"/>
      </w:tblGrid>
      <w:tr w:rsidR="004E229F" w14:paraId="0CE26890" w14:textId="77777777">
        <w:trPr>
          <w:trHeight w:hRule="exact" w:val="540"/>
          <w:jc w:val="center"/>
        </w:trPr>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715514F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字段名称</w:t>
            </w:r>
          </w:p>
          <w:p w14:paraId="6812B806" w14:textId="77777777" w:rsidR="004E229F" w:rsidRDefault="004E229F">
            <w:pPr>
              <w:spacing w:line="288" w:lineRule="auto"/>
              <w:jc w:val="center"/>
              <w:rPr>
                <w:rFonts w:ascii="等线" w:eastAsia="等线" w:hAnsi="等线"/>
                <w:color w:val="000000"/>
                <w:sz w:val="22"/>
                <w14:ligatures w14:val="standardContextual"/>
              </w:rPr>
            </w:pP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312AAC1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类型</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4D1926D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长度</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58F3747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主键</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0EC9120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允许空</w:t>
            </w:r>
          </w:p>
        </w:tc>
        <w:tc>
          <w:tcPr>
            <w:tcW w:w="1440" w:type="dxa"/>
            <w:shd w:val="clear" w:color="auto" w:fill="FFFFFF"/>
            <w:vAlign w:val="center"/>
            <w:tcBorders>
              <w:top w:val="single" w:sz="12" w:space="0" w:color="000000"/>
              <w:left w:val="none" w:sz="0" w:space="0" w:color="000000"/>
              <w:bottom w:val="single" w:sz="6" w:space="0" w:color="000000"/>
              <w:right w:val="none" w:sz="0" w:space="0" w:color="000000"/>
            </w:tcBorders>
          </w:tcPr>
          <w:p w14:paraId="52C5E4A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备注</w:t>
            </w:r>
          </w:p>
        </w:tc>
      </w:tr>
      <w:tr w:rsidR="004E229F" w14:paraId="3998987E"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4D21A2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news</w:t>
            </w:r>
            <w:r>
              <w:rPr>
                <w:rFonts w:ascii="宋体" w:hAnsi="宋体" w:eastAsia="宋体"/>
                <w:b w:val="0"/>
                <w:sz w:val="24"/>
              </w:rPr>
              <w:t>_</w:t>
            </w:r>
            <w:r>
              <w:rPr>
                <w:rFonts w:ascii="Times New Roman" w:hAnsi="Times New Roman" w:eastAsia="Times New Roman"/>
                <w:b w:val="0"/>
                <w:sz w:val="24"/>
              </w:rPr>
              <w:t>id</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B413835"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BIGINT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016296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D3E969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5247167"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21F65F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资讯</w:t>
            </w:r>
            <w:r>
              <w:rPr>
                <w:rFonts w:ascii="Times New Roman" w:hAnsi="Times New Roman" w:eastAsia="Times New Roman"/>
                <w:b w:val="0"/>
                <w:sz w:val="24"/>
              </w:rPr>
              <w:t>ID</w:t>
            </w:r>
          </w:p>
        </w:tc>
      </w:tr>
      <w:tr w:rsidR="004E229F" w14:paraId="0D40EF93"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E1EDDBC"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title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12D457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0CEF411"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200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E762A8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64A951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645C270"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标题</w:t>
            </w:r>
          </w:p>
        </w:tc>
      </w:tr>
      <w:tr w:rsidR="004E229F" w14:paraId="7DD7E3B1"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F33865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summary</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6B46F79"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3254894"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500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85E2485"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EABB21E"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BDD24C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摘要</w:t>
            </w:r>
          </w:p>
        </w:tc>
      </w:tr>
      <w:tr w:rsidR="004E229F" w14:paraId="74DD2A6C"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5E46E68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content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105973D"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TEXT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E87D7B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C6BC8DF"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E05E5BC"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34B252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内容</w:t>
            </w:r>
          </w:p>
        </w:tc>
      </w:tr>
      <w:tr w:rsidR="004E229F" w14:paraId="5A93C63C"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3B16898"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cover</w:t>
            </w:r>
            <w:r>
              <w:rPr>
                <w:rFonts w:ascii="宋体" w:hAnsi="宋体" w:eastAsia="宋体"/>
                <w:b w:val="0"/>
                <w:sz w:val="24"/>
              </w:rPr>
              <w:t>_</w:t>
            </w:r>
            <w:r>
              <w:rPr>
                <w:rFonts w:ascii="Times New Roman" w:hAnsi="Times New Roman" w:eastAsia="Times New Roman"/>
                <w:b w:val="0"/>
                <w:sz w:val="24"/>
              </w:rPr>
              <w:t>image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8068DA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VARCHAR</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E73F703"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200</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1D7F74B"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536E3D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15CFA904"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封面图片</w:t>
            </w:r>
          </w:p>
        </w:tc>
      </w:tr>
      <w:tr w:rsidR="004E229F" w14:paraId="668E4617" w14:textId="77777777">
        <w:trPr>
          <w:trHeight w:hRule="exact" w:val="540"/>
          <w:jc w:val="center"/>
        </w:trPr>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7228C615"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publish</w:t>
            </w:r>
            <w:r>
              <w:rPr>
                <w:rFonts w:ascii="宋体" w:hAnsi="宋体" w:eastAsia="宋体"/>
                <w:b w:val="0"/>
                <w:sz w:val="24"/>
              </w:rPr>
              <w:t>_</w:t>
            </w:r>
            <w:r>
              <w:rPr>
                <w:rFonts w:ascii="Times New Roman" w:hAnsi="Times New Roman" w:eastAsia="Times New Roman"/>
                <w:b w:val="0"/>
                <w:sz w:val="24"/>
              </w:rPr>
              <w:t>time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21440F1D"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DATETIME</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4B048C3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0883510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30C749FD"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none" w:sz="0" w:space="0" w:color="000000"/>
              <w:right w:val="none" w:sz="0" w:space="0" w:color="000000"/>
            </w:tcBorders>
          </w:tcPr>
          <w:p w14:paraId="686E3258"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发布时间</w:t>
            </w:r>
          </w:p>
        </w:tc>
      </w:tr>
      <w:tr w:rsidR="004E229F" w14:paraId="45A8F724" w14:textId="77777777">
        <w:trPr>
          <w:trHeight w:hRule="exact" w:val="540"/>
          <w:jc w:val="center"/>
        </w:trPr>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B23BE50"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view</w:t>
            </w:r>
            <w:r>
              <w:rPr>
                <w:rFonts w:ascii="宋体" w:hAnsi="宋体" w:eastAsia="宋体"/>
                <w:b w:val="0"/>
                <w:sz w:val="24"/>
              </w:rPr>
              <w:t>_</w:t>
            </w:r>
            <w:r>
              <w:rPr>
                <w:rFonts w:ascii="Times New Roman" w:hAnsi="Times New Roman" w:eastAsia="Times New Roman"/>
                <w:b w:val="0"/>
                <w:sz w:val="24"/>
              </w:rPr>
              <w:t>count</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2548FABA" w14:textId="77777777" w:rsidR="004E229F" w:rsidRDefault="00000000">
            <w:pPr>
              <w:spacing w:line="288" w:lineRule="auto"/>
              <w:jc w:val="center"/>
              <w:rPr>
                <w:rFonts w:ascii="等线" w:eastAsia="等线" w:hAnsi="等线"/>
                <w:color w:val="000000"/>
                <w:sz w:val="22"/>
                <w14:ligatures w14:val="standardContextual"/>
              </w:rPr>
            </w:pPr>
            <w:r>
              <w:rPr>
                <w:rFonts w:ascii="Times New Roman" w:hAnsi="Times New Roman" w:eastAsia="Times New Roman"/>
                <w:b w:val="0"/>
                <w:sz w:val="24"/>
              </w:rPr>
              <w:t>INT</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BC76831"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2BF5099A"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否</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727E1EB3"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是</w:t>
            </w:r>
          </w:p>
        </w:tc>
        <w:tc>
          <w:tcPr>
            <w:tcW w:w="1440" w:type="dxa"/>
            <w:shd w:val="clear" w:color="auto" w:fill="FFFFFF"/>
            <w:vAlign w:val="center"/>
            <w:tcBorders>
              <w:top w:val="none" w:sz="0" w:space="0" w:color="000000"/>
              <w:left w:val="none" w:sz="0" w:space="0" w:color="000000"/>
              <w:bottom w:val="single" w:sz="12" w:space="0" w:color="000000"/>
              <w:right w:val="none" w:sz="0" w:space="0" w:color="000000"/>
            </w:tcBorders>
          </w:tcPr>
          <w:p w14:paraId="6B6CBD59" w14:textId="77777777" w:rsidR="004E229F" w:rsidRDefault="00000000">
            <w:pPr>
              <w:spacing w:line="288" w:lineRule="auto"/>
              <w:jc w:val="center"/>
              <w:rPr>
                <w:rFonts w:ascii="等线" w:eastAsia="等线" w:hAnsi="等线"/>
                <w:color w:val="000000"/>
                <w:sz w:val="22"/>
                <w14:ligatures w14:val="standardContextual"/>
              </w:rPr>
            </w:pPr>
            <w:r>
              <w:rPr>
                <w:rFonts w:ascii="宋体" w:hAnsi="宋体" w:eastAsia="宋体"/>
                <w:b w:val="0"/>
                <w:sz w:val="24"/>
              </w:rPr>
              <w:t>浏览次数</w:t>
            </w:r>
          </w:p>
        </w:tc>
      </w:tr>
    </w:tbl>
    <w:p w14:paraId="7E1E0AFF" w14:textId="77777777" w:rsidR="004E229F" w:rsidRDefault="004E229F">
      <w:pPr>
        <w:spacing w:line="276" w:lineRule="auto"/>
        <w:rPr>
          <w:rFonts w:ascii="宋体" w:hAnsi="宋体" w:cs="宋体"/>
          <w:sz w:val="24"/>
        </w:rPr>
      </w:pPr>
    </w:p>
    <w:p w14:paraId="6198E08E" w14:textId="77777777" w:rsidR="004E229F" w:rsidRDefault="00000000">
      <w:pPr>
        <w:rPr>
          <w:rFonts w:eastAsia="黑体"/>
          <w:color w:val="000000" w:themeColor="text1"/>
          <w:sz w:val="32"/>
          <w:szCs w:val="32"/>
        </w:rPr>
      </w:pPr>
      <w:r>
        <w:rPr>
          <w:rFonts w:eastAsia="黑体" w:hint="eastAsia"/>
          <w:color w:val="000000" w:themeColor="text1"/>
          <w:sz w:val="32"/>
          <w:szCs w:val="32"/>
        </w:rPr>
        <w:br w:type="page"/>
      </w:r>
    </w:p>
    <w:p w14:paraId="40EB949B" w14:textId="77777777" w:rsidR="004E229F" w:rsidRDefault="00000000">
      <w:pPr>
        <w:spacing w:beforeLines="50" w:before="0" w:afterLines="50" w:after="0" w:lineRule="auto" w:line="240"/>
        <w:jc w:val="left"/>
        <w:outlineLvl w:val="0"/>
        <w:rPr>
          <w:rFonts w:eastAsia="黑体"/>
          <w:color w:val="000000" w:themeColor="text1"/>
          <w:sz w:val="32"/>
          <w:szCs w:val="32"/>
        </w:rPr>
      </w:pPr>
      <w:r>
        <w:rPr>
          <w:rFonts w:ascii="Times New Roman" w:hAnsi="Times New Roman" w:eastAsia="Times New Roman"/>
          <w:b/>
          <w:sz w:val="28"/>
        </w:rPr>
        <w:t>5</w:t>
      </w:r>
      <w:r>
        <w:rPr>
          <w:rFonts w:ascii="黑体" w:hAnsi="黑体" w:eastAsia="黑体"/>
          <w:b/>
          <w:sz w:val="28"/>
        </w:rPr>
        <w:t xml:space="preserve">  系统实现</w:t>
      </w:r>
    </w:p>
    <w:p w14:paraId="28B0E32A" w14:textId="77777777" w:rsidR="004E229F" w:rsidRDefault="00000000">
      <w:pPr>
        <w:pStyle w:val="2"/>
        <w:tabs>
          <w:tab w:val="left" w:pos="377"/>
        </w:tabs>
        <w:spacing w:before="0" w:after="0" w:line="240" w:lineRule="auto"/>
        <w:jc w:val="left"/>
        <w:rPr>
          <w:rFonts w:ascii="Times New Roman" w:eastAsia="宋体" w:hAnsi="Times New Roman"/>
          <w:color w:val="000000" w:themeColor="text1"/>
          <w:sz w:val="28"/>
          <w:szCs w:val="28"/>
        </w:rPr>
      </w:pPr>
      <w:r>
        <w:rPr>
          <w:rFonts w:ascii="Times New Roman" w:hAnsi="Times New Roman" w:eastAsia="Times New Roman"/>
          <w:b/>
          <w:sz w:val="24"/>
        </w:rPr>
        <w:t>5</w:t>
      </w:r>
      <w:r>
        <w:rPr>
          <w:rFonts w:ascii="黑体" w:hAnsi="黑体" w:eastAsia="黑体"/>
          <w:b/>
          <w:sz w:val="24"/>
        </w:rPr>
        <w:t>.</w:t>
      </w:r>
      <w:r>
        <w:rPr>
          <w:rFonts w:ascii="Times New Roman" w:hAnsi="Times New Roman" w:eastAsia="Times New Roman"/>
          <w:b/>
          <w:sz w:val="24"/>
        </w:rPr>
        <w:t>1</w:t>
      </w:r>
      <w:r>
        <w:rPr>
          <w:rFonts w:ascii="黑体" w:hAnsi="黑体" w:eastAsia="黑体"/>
          <w:b/>
          <w:sz w:val="24"/>
        </w:rPr>
        <w:t>管理员功能模块</w:t>
      </w:r>
    </w:p>
    <w:p w14:paraId="25078878"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 xml:space="preserve"> 管理员登录</w:t>
      </w:r>
    </w:p>
    <w:p w14:paraId="2D0B1EA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管理员登录系统的时候，要精准地填入自己的独有用户名，密码以及对应的角色信息，通过身份验证以后，才可进入到系统展开管理运作。输入完毕之后，就会自动去后台数据库里查找，对输入的用户名，密码以及角色信息一一执行比照核实工作。当输入的信息和数据库所存有的管理员信息不一致时，例如用户名不对、密码不对或者角色不对，系统就会立刻弹出一个明显的错误提示，清楚地告诉管理员他输入的信息有误，然后指引管理员再次输入正确的用户名、密码以及角色信息。管理员要按照错误提示修改输入的内容，反复提交验证，直到输入的所有信息都与数据库里的记录相符，这时才会出现登录成功的信息提示，确定管理员的身份没有问题之后，就可以进入到系统的后台，进行接下来的管理工作。关于网站管理员登录的效果，可以参照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w:t>
      </w:r>
      <w:r>
        <w:rPr>
          <w:rFonts w:ascii="宋体" w:hAnsi="宋体" w:eastAsia="宋体"/>
          <w:b w:val="0"/>
          <w:sz w:val="24"/>
        </w:rPr>
        <w:t xml:space="preserve"> </w:t>
      </w:r>
      <w:r>
        <w:rPr>
          <w:rFonts w:ascii="Times New Roman" w:hAnsi="Times New Roman" w:eastAsia="Times New Roman"/>
          <w:b w:val="0"/>
          <w:sz w:val="24"/>
        </w:rPr>
        <w:t>1</w:t>
      </w:r>
      <w:r>
        <w:rPr>
          <w:rFonts w:ascii="宋体" w:hAnsi="宋体" w:eastAsia="宋体"/>
          <w:b w:val="0"/>
          <w:sz w:val="24"/>
        </w:rPr>
        <w:t>所示的登录效果图。</w:t>
      </w:r>
    </w:p>
    <w:p w14:paraId="1EA33227" w14:textId="77777777" w:rsidR="004E229F" w:rsidRDefault="00000000">
      <w:pPr>
        <w:spacing w:line="360" w:lineRule="auto"/>
        <w:ind w:firstLineChars="200" w:firstLine="420"/>
        <w:jc w:val="center"/>
        <w:rPr>
          <w:color w:val="000000" w:themeColor="text1"/>
          <w:szCs w:val="21"/>
        </w:rPr>
      </w:pPr>
      <w:r>
        <w:rPr>
          <w:noProof/>
        </w:rPr>
        <w:drawing>
          <wp:inline distT="0" distB="0" distL="114300" distR="114300" wp14:anchorId="59472511" wp14:editId="1965D059">
            <wp:extent cx="5746750" cy="3232785"/>
            <wp:effectExtent l="0" t="0" r="19050" b="18415"/>
            <wp:docPr id="2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4"/>
                    <pic:cNvPicPr>
                      <a:picLocks noChangeAspect="1"/>
                    </pic:cNvPicPr>
                  </pic:nvPicPr>
                  <pic:blipFill>
                    <a:blip r:embed="rId25"/>
                    <a:stretch>
                      <a:fillRect/>
                    </a:stretch>
                  </pic:blipFill>
                  <pic:spPr>
                    <a:xfrm>
                      <a:off x="0" y="0"/>
                      <a:ext cx="5746750" cy="3232785"/>
                    </a:xfrm>
                    <a:prstGeom prst="rect">
                      <a:avLst/>
                    </a:prstGeom>
                    <a:noFill/>
                    <a:ln>
                      <a:noFill/>
                    </a:ln>
                  </pic:spPr>
                </pic:pic>
              </a:graphicData>
            </a:graphic>
          </wp:inline>
        </w:drawing>
      </w:r>
    </w:p>
    <w:p w14:paraId="75C7BAF6"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w:t>
      </w:r>
      <w:r>
        <w:rPr>
          <w:rFonts w:ascii="宋体" w:hAnsi="宋体" w:eastAsia="宋体"/>
          <w:b w:val="0"/>
          <w:sz w:val="24"/>
        </w:rPr>
        <w:t>管理员登录界面</w:t>
      </w:r>
    </w:p>
    <w:p w14:paraId="0A5C636F"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155F5ABD"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用户管理</w:t>
      </w:r>
    </w:p>
    <w:p w14:paraId="0628CE1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用户管理这一块，给管理员搭起来的，就是一个统揽全局的操作台。图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2</w:t>
      </w:r>
      <w:r>
        <w:rPr>
          <w:rFonts w:ascii="宋体" w:hAnsi="宋体" w:eastAsia="宋体"/>
          <w:b w:val="0"/>
          <w:sz w:val="24"/>
        </w:rPr>
        <w:t>，用户列表摊开在一张表格里，用户名、真实姓名、性别、手机号、身份证号这些要紧的信息，一行行码得清楚。想从人堆里找谁，搜一搜用户名或手机号就行，支持模糊查询，搜起来挺快。每条记录右边，搁着详情、修改、删除三个按钮。点详情，能把用户完整的注册资料和账户状态都调出来看。点修改，弹出一个编辑框，管理员直接在上面改基本资料。点删除，系统会先弹个提示，问一句“确定要删吗”，防着手滑。模块还支持批量操作，勾选一堆用户一口气删掉。靠着这些功能，管理员能把平台上用户的大体情况摸得透透的，碰上异常的账户，也能及时处理，平台秩序就不会乱。</w:t>
      </w:r>
    </w:p>
    <w:p w14:paraId="6677227E" w14:textId="77777777" w:rsidR="004E229F" w:rsidRDefault="00000000">
      <w:pPr>
        <w:tabs>
          <w:tab w:val="left" w:pos="377"/>
        </w:tabs>
        <w:jc w:val="center"/>
        <w:rPr>
          <w:color w:val="000000" w:themeColor="text1"/>
        </w:rPr>
      </w:pPr>
      <w:r>
        <w:rPr>
          <w:noProof/>
        </w:rPr>
        <w:drawing>
          <wp:inline distT="0" distB="0" distL="114300" distR="114300" wp14:anchorId="71F6B1A2" wp14:editId="200982BF">
            <wp:extent cx="5746750" cy="3232785"/>
            <wp:effectExtent l="0" t="0" r="19050" b="18415"/>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6"/>
                    <a:stretch>
                      <a:fillRect/>
                    </a:stretch>
                  </pic:blipFill>
                  <pic:spPr>
                    <a:xfrm>
                      <a:off x="0" y="0"/>
                      <a:ext cx="5746750" cy="3232785"/>
                    </a:xfrm>
                    <a:prstGeom prst="rect">
                      <a:avLst/>
                    </a:prstGeom>
                    <a:noFill/>
                    <a:ln>
                      <a:noFill/>
                    </a:ln>
                  </pic:spPr>
                </pic:pic>
              </a:graphicData>
            </a:graphic>
          </wp:inline>
        </w:drawing>
      </w:r>
    </w:p>
    <w:p w14:paraId="03732953"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2</w:t>
      </w:r>
      <w:r>
        <w:rPr>
          <w:rFonts w:ascii="宋体" w:hAnsi="宋体" w:eastAsia="宋体"/>
          <w:b w:val="0"/>
          <w:sz w:val="24"/>
        </w:rPr>
        <w:t>用户管理界面图</w:t>
      </w:r>
    </w:p>
    <w:p w14:paraId="7404F7B1"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3</w:t>
      </w:r>
      <w:r>
        <w:rPr>
          <w:rFonts w:ascii="宋体" w:hAnsi="宋体" w:eastAsia="宋体"/>
          <w:b/>
          <w:sz w:val="24"/>
        </w:rPr>
        <w:t>房屋类型管理</w:t>
      </w:r>
    </w:p>
    <w:p w14:paraId="7D9F376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房屋类型管理，说起来是给系统守住分类字典的那一套基础数据。如图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3</w:t>
      </w:r>
      <w:r>
        <w:rPr>
          <w:rFonts w:ascii="宋体" w:hAnsi="宋体" w:eastAsia="宋体"/>
          <w:b w:val="0"/>
          <w:sz w:val="24"/>
        </w:rPr>
        <w:t>，界面上是清单式的，类型名称、描述、创建时间，一列列排着。页顶有个“新增”的按钮，点开了便是对话框，管理员填上新的类型名称和描述，分类体系就这么往外扩。每条记录右边，照例搁着详情、修改、删除。详情点进去，能看见这类型完整的信息，以及都有多少房源正用它。修改是留着调名称、调描述的，市场口味有变，分类的叫法也好跟着转。删除键管的是“去掉不用了的类别”，但系统不鲁莽——它会先查，看还有没有房源挂在下面；有的话，就不让删，护着数据的完整，不叫那边断了线。这块模块，干的是底层的力气活，却实实在在地给房源分类撑着腰，让用户回头能按类型稳稳当当地筛出想要的房子。</w:t>
      </w:r>
    </w:p>
    <w:p w14:paraId="601CB4FE" w14:textId="77777777" w:rsidR="004E229F" w:rsidRDefault="00000000">
      <w:pPr>
        <w:tabs>
          <w:tab w:val="left" w:pos="377"/>
        </w:tabs>
        <w:jc w:val="center"/>
        <w:rPr>
          <w:color w:val="000000" w:themeColor="text1"/>
          <w:szCs w:val="21"/>
        </w:rPr>
      </w:pPr>
      <w:r>
        <w:rPr>
          <w:noProof/>
        </w:rPr>
        <w:drawing>
          <wp:inline distT="0" distB="0" distL="114300" distR="114300" wp14:anchorId="27E9ACA2" wp14:editId="4A90951F">
            <wp:extent cx="5746750" cy="3232785"/>
            <wp:effectExtent l="0" t="0" r="19050" b="18415"/>
            <wp:docPr id="2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6"/>
                    <pic:cNvPicPr>
                      <a:picLocks noChangeAspect="1"/>
                    </pic:cNvPicPr>
                  </pic:nvPicPr>
                  <pic:blipFill>
                    <a:blip r:embed="rId27"/>
                    <a:stretch>
                      <a:fillRect/>
                    </a:stretch>
                  </pic:blipFill>
                  <pic:spPr>
                    <a:xfrm>
                      <a:off x="0" y="0"/>
                      <a:ext cx="5746750" cy="3232785"/>
                    </a:xfrm>
                    <a:prstGeom prst="rect">
                      <a:avLst/>
                    </a:prstGeom>
                    <a:noFill/>
                    <a:ln>
                      <a:noFill/>
                    </a:ln>
                  </pic:spPr>
                </pic:pic>
              </a:graphicData>
            </a:graphic>
          </wp:inline>
        </w:drawing>
      </w:r>
    </w:p>
    <w:p w14:paraId="485860FF"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3</w:t>
      </w:r>
      <w:r>
        <w:rPr>
          <w:rFonts w:ascii="宋体" w:hAnsi="宋体" w:eastAsia="宋体"/>
          <w:b w:val="0"/>
          <w:sz w:val="24"/>
        </w:rPr>
        <w:t>房屋类型管理界面</w:t>
      </w:r>
    </w:p>
    <w:p w14:paraId="018DDF9F"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3AC88717"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4</w:t>
      </w:r>
      <w:r>
        <w:rPr>
          <w:rFonts w:ascii="宋体" w:hAnsi="宋体" w:eastAsia="宋体"/>
          <w:b/>
          <w:sz w:val="24"/>
        </w:rPr>
        <w:t>房屋信息管理</w:t>
      </w:r>
    </w:p>
    <w:p w14:paraId="39F35D4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房屋信息管理模块，是后台最沉的一块业务。如图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4</w:t>
      </w:r>
      <w:r>
        <w:rPr>
          <w:rFonts w:ascii="宋体" w:hAnsi="宋体" w:eastAsia="宋体"/>
          <w:b w:val="0"/>
          <w:sz w:val="24"/>
        </w:rPr>
        <w:t>，房源一排排列出来，卡片式也好，表格也好，房屋名称、类型、面积、月租、押金、状态，再配张缩略图，关键信息一眼扫过去就有数。顶上给了搜索筛选的入口——按名称、类型、小区、价格区间，几个条件一组合，就能把想找的筛出来。</w:t>
      </w:r>
    </w:p>
    <w:p w14:paraId="484DCBD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每条记录右边，照例是详情、修改、删除。详情点开，房屋的全貌都摊在眼前：详细地址、朝向楼层、文字描述、什么时候发布的、被看了多少次，一个不落。修改是日常要用的——租金调一调，状态翻一翻，图片换一换，都在这兜着。删除，是下架不再租的房源；系统会先拦一道，查查底下有没有没处理完的预约和合同，有的话，就提醒先把那些尾巴清了。模块还顺手给了个批量导入的口子——拿</w:t>
      </w:r>
      <w:r>
        <w:rPr>
          <w:rFonts w:ascii="Times New Roman" w:hAnsi="Times New Roman" w:eastAsia="Times New Roman"/>
          <w:b w:val="0"/>
          <w:sz w:val="24"/>
        </w:rPr>
        <w:t>Excel</w:t>
      </w:r>
      <w:r>
        <w:rPr>
          <w:rFonts w:ascii="宋体" w:hAnsi="宋体" w:eastAsia="宋体"/>
          <w:b w:val="0"/>
          <w:sz w:val="24"/>
        </w:rPr>
        <w:t>模板一填，大把房源数据就能一起灌进去，省得一个一个录。</w:t>
      </w:r>
    </w:p>
    <w:p w14:paraId="6B913A7C" w14:textId="77777777" w:rsidR="004E229F" w:rsidRDefault="00000000">
      <w:pPr>
        <w:tabs>
          <w:tab w:val="left" w:pos="377"/>
        </w:tabs>
        <w:jc w:val="center"/>
        <w:rPr>
          <w:color w:val="000000" w:themeColor="text1"/>
          <w:szCs w:val="21"/>
        </w:rPr>
      </w:pPr>
      <w:r>
        <w:rPr>
          <w:noProof/>
        </w:rPr>
        <w:drawing>
          <wp:inline distT="0" distB="0" distL="114300" distR="114300" wp14:anchorId="27B5B109" wp14:editId="005579E5">
            <wp:extent cx="5746750" cy="3232785"/>
            <wp:effectExtent l="0" t="0" r="19050" b="18415"/>
            <wp:docPr id="2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7"/>
                    <pic:cNvPicPr>
                      <a:picLocks noChangeAspect="1"/>
                    </pic:cNvPicPr>
                  </pic:nvPicPr>
                  <pic:blipFill>
                    <a:blip r:embed="rId28"/>
                    <a:stretch>
                      <a:fillRect/>
                    </a:stretch>
                  </pic:blipFill>
                  <pic:spPr>
                    <a:xfrm>
                      <a:off x="0" y="0"/>
                      <a:ext cx="5746750" cy="3232785"/>
                    </a:xfrm>
                    <a:prstGeom prst="rect">
                      <a:avLst/>
                    </a:prstGeom>
                    <a:noFill/>
                    <a:ln>
                      <a:noFill/>
                    </a:ln>
                  </pic:spPr>
                </pic:pic>
              </a:graphicData>
            </a:graphic>
          </wp:inline>
        </w:drawing>
      </w:r>
    </w:p>
    <w:p w14:paraId="3D7DA946"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4</w:t>
      </w:r>
      <w:r>
        <w:rPr>
          <w:rFonts w:ascii="宋体" w:hAnsi="宋体" w:eastAsia="宋体"/>
          <w:b w:val="0"/>
          <w:sz w:val="24"/>
        </w:rPr>
        <w:t>房屋信息管理界面</w:t>
      </w:r>
    </w:p>
    <w:p w14:paraId="18D3B095"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5</w:t>
      </w:r>
      <w:r>
        <w:rPr>
          <w:rFonts w:ascii="宋体" w:hAnsi="宋体" w:eastAsia="宋体"/>
          <w:b/>
          <w:sz w:val="24"/>
        </w:rPr>
        <w:t>房屋资讯</w:t>
      </w:r>
    </w:p>
    <w:p w14:paraId="0C2A08E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房屋资讯管理这块，往后就落在管理员手上了。如图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5</w:t>
      </w:r>
      <w:r>
        <w:rPr>
          <w:rFonts w:ascii="宋体" w:hAnsi="宋体" w:eastAsia="宋体"/>
          <w:b w:val="0"/>
          <w:sz w:val="24"/>
        </w:rPr>
        <w:t>，资讯列表摊开着，标题、摘要、封面图、什么时候发的、被看了多少回，一行行码得清楚。页面顶部有个“发布资讯”的入口，点进去便是一个富文本编辑器——图片、视频、表格，想往里塞什么都行，编完了还能先预览一下，看着妥帖了再往外发。</w:t>
      </w:r>
    </w:p>
    <w:p w14:paraId="43A4C91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每条资讯右边，照例搁着详情、修改、删除。详情一点，全文连同浏览的数据都摊开来。修改是拿来调内容的，发现哪里说错了，或者有了新动向，随手就能更新。删除，就是把那些已经过了时、没人在看的，干脆利落地清走。模块还给了一个置顶的开关，想让哪篇重要的浮在最上头，勾上便是，曝光度不用愁。</w:t>
      </w:r>
    </w:p>
    <w:p w14:paraId="23C3F151"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这一摊运转下来，平台便有了持续往外送内容的底气——政策怎么变、行情怎么走、租房有哪些门道，一篇篇递到用户跟前。内容养住了，用户就黏得住，平台的专业模样，也就一点一点立起来了。</w:t>
      </w:r>
    </w:p>
    <w:p w14:paraId="2F0D8878" w14:textId="77777777" w:rsidR="004E229F" w:rsidRDefault="00000000">
      <w:pPr>
        <w:tabs>
          <w:tab w:val="left" w:pos="377"/>
        </w:tabs>
        <w:jc w:val="center"/>
        <w:rPr>
          <w:color w:val="000000" w:themeColor="text1"/>
          <w:szCs w:val="21"/>
        </w:rPr>
      </w:pPr>
      <w:r>
        <w:rPr>
          <w:noProof/>
        </w:rPr>
        <w:drawing>
          <wp:inline distT="0" distB="0" distL="114300" distR="114300" wp14:anchorId="6A31EE93" wp14:editId="189A79F0">
            <wp:extent cx="5746750" cy="3232785"/>
            <wp:effectExtent l="0" t="0" r="19050" b="18415"/>
            <wp:docPr id="29"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8"/>
                    <pic:cNvPicPr>
                      <a:picLocks noChangeAspect="1"/>
                    </pic:cNvPicPr>
                  </pic:nvPicPr>
                  <pic:blipFill>
                    <a:blip r:embed="rId29"/>
                    <a:stretch>
                      <a:fillRect/>
                    </a:stretch>
                  </pic:blipFill>
                  <pic:spPr>
                    <a:xfrm>
                      <a:off x="0" y="0"/>
                      <a:ext cx="5746750" cy="3232785"/>
                    </a:xfrm>
                    <a:prstGeom prst="rect">
                      <a:avLst/>
                    </a:prstGeom>
                    <a:noFill/>
                    <a:ln>
                      <a:noFill/>
                    </a:ln>
                  </pic:spPr>
                </pic:pic>
              </a:graphicData>
            </a:graphic>
          </wp:inline>
        </w:drawing>
      </w:r>
    </w:p>
    <w:p w14:paraId="3539277B"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5</w:t>
      </w:r>
      <w:r>
        <w:rPr>
          <w:rFonts w:ascii="宋体" w:hAnsi="宋体" w:eastAsia="宋体"/>
          <w:b w:val="0"/>
          <w:sz w:val="24"/>
        </w:rPr>
        <w:t>房屋资讯界面</w:t>
      </w:r>
    </w:p>
    <w:p w14:paraId="6CAC62E3"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6</w:t>
      </w:r>
      <w:r>
        <w:rPr>
          <w:rFonts w:ascii="宋体" w:hAnsi="宋体" w:eastAsia="宋体"/>
          <w:b/>
          <w:sz w:val="24"/>
        </w:rPr>
        <w:t>预约看房管理</w:t>
      </w:r>
    </w:p>
    <w:p w14:paraId="2C5A8A1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预约看房管理，线上看房这件事，整套流程的转轴差不多就在这里了。如图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6</w:t>
      </w:r>
      <w:r>
        <w:rPr>
          <w:rFonts w:ascii="宋体" w:hAnsi="宋体" w:eastAsia="宋体"/>
          <w:b w:val="0"/>
          <w:sz w:val="24"/>
        </w:rPr>
        <w:t>，预约记录全摊在一张表格里——预约编号、房屋名称、用户姓名、电话、预约日期、打算租几个月、租金多少、审核走到哪一步，一行行码得清楚。管理员想筛什么状态，待审核的、放行的、驳回的，点一下就能把同一类的拢到眼前。</w:t>
      </w:r>
    </w:p>
    <w:p w14:paraId="286F5B5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每条记录右边，搁着详情、审核、修改三个入口。详情点开，连用户的身份证号、房源的详细地址都一并亮出来，核实信息的时候心里有底。审核，是这个模块最当紧的——弹出一个对话框，管理员要做的就两下：要么通过，要么拒绝，再附上几句审核的意见。过了，用户那头才能接着走签约的步子。修改是拿来调日期、调月数的，两边的时间对不拢，这里可以帮他顺一顺。</w:t>
      </w:r>
    </w:p>
    <w:p w14:paraId="5310A03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模块还接上了消息通知——审核出结果了，站内信、短信都能送到用户那里。这么一圈管下来，看房的流程不乱，预约处理也不拖沓，用户那头感受到的服务，自然就上去了。</w:t>
      </w:r>
    </w:p>
    <w:p w14:paraId="3FDEC52E" w14:textId="77777777" w:rsidR="004E229F" w:rsidRDefault="00000000">
      <w:pPr>
        <w:tabs>
          <w:tab w:val="left" w:pos="377"/>
        </w:tabs>
        <w:jc w:val="center"/>
        <w:rPr>
          <w:color w:val="000000" w:themeColor="text1"/>
          <w:szCs w:val="21"/>
        </w:rPr>
      </w:pPr>
      <w:r>
        <w:rPr>
          <w:noProof/>
        </w:rPr>
        <w:drawing>
          <wp:inline distT="0" distB="0" distL="114300" distR="114300" wp14:anchorId="7944A9B3" wp14:editId="5A2F3D19">
            <wp:extent cx="5746750" cy="3232785"/>
            <wp:effectExtent l="0" t="0" r="19050" b="18415"/>
            <wp:docPr id="3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9"/>
                    <pic:cNvPicPr>
                      <a:picLocks noChangeAspect="1"/>
                    </pic:cNvPicPr>
                  </pic:nvPicPr>
                  <pic:blipFill>
                    <a:blip r:embed="rId30"/>
                    <a:stretch>
                      <a:fillRect/>
                    </a:stretch>
                  </pic:blipFill>
                  <pic:spPr>
                    <a:xfrm>
                      <a:off x="0" y="0"/>
                      <a:ext cx="5746750" cy="3232785"/>
                    </a:xfrm>
                    <a:prstGeom prst="rect">
                      <a:avLst/>
                    </a:prstGeom>
                    <a:noFill/>
                    <a:ln>
                      <a:noFill/>
                    </a:ln>
                  </pic:spPr>
                </pic:pic>
              </a:graphicData>
            </a:graphic>
          </wp:inline>
        </w:drawing>
      </w:r>
    </w:p>
    <w:p w14:paraId="603F4AD4"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6</w:t>
      </w:r>
      <w:r>
        <w:rPr>
          <w:rFonts w:ascii="宋体" w:hAnsi="宋体" w:eastAsia="宋体"/>
          <w:b w:val="0"/>
          <w:sz w:val="24"/>
        </w:rPr>
        <w:t>预约看房管理界面</w:t>
      </w:r>
    </w:p>
    <w:p w14:paraId="77268E0A"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1D240C79"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7</w:t>
      </w:r>
      <w:r>
        <w:rPr>
          <w:rFonts w:ascii="宋体" w:hAnsi="宋体" w:eastAsia="宋体"/>
          <w:b/>
          <w:sz w:val="24"/>
        </w:rPr>
        <w:t>在线签约管理</w:t>
      </w:r>
    </w:p>
    <w:p w14:paraId="0AFF34B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在线签约管理，这一摊是租赁业务最吃紧的一个关口。如图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7</w:t>
      </w:r>
      <w:r>
        <w:rPr>
          <w:rFonts w:ascii="宋体" w:hAnsi="宋体" w:eastAsia="宋体"/>
          <w:b w:val="0"/>
          <w:sz w:val="24"/>
        </w:rPr>
        <w:t>，合同记录全摊在表格里——合同编号、房屋名称、用户姓名、合同金额、什么时候生效、哪天到期、支付了没有、审核走到哪一步，一笔一笔码得清楚。管理员想筛什么，按合同状态、支付状态、签约日期，几个条件一套，就能把想要的拢到眼前。</w:t>
      </w:r>
    </w:p>
    <w:p w14:paraId="7B96BB4D"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每条记录右边，照例是详情、审核、修改。详情点开，合同的完整面目都亮出来：租多少个月、月租多少、押金多少、合同文件往哪儿下载——用户上传的签署扫描件，管理员也能调出来看。审核，是这个模块最要劲的一步，管理员得细对条款，把金额从头算一遍，确认没差错了，才放行；通不过，合同就停在这儿。一旦审核过了，用户那头才能接着走支付。修改，是拿来调生效日期、到期日期的，碰上什么特殊情况，这两样可以稍作挪动，不至于卡死。</w:t>
      </w:r>
    </w:p>
    <w:p w14:paraId="609C8337"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模块还绷着一根弦——合同到期提醒。日子快到了，系统自己就推消息给管理员和用户，该续的续，该退的退，不至于糊里糊涂就过了期限。这么一圈管下来，合同的流程就有了规矩，交易的合法性和安全，也都有了实实在在的着落。</w:t>
      </w:r>
    </w:p>
    <w:p w14:paraId="6F62B3C3" w14:textId="77777777" w:rsidR="004E229F" w:rsidRDefault="00000000">
      <w:pPr>
        <w:tabs>
          <w:tab w:val="left" w:pos="377"/>
        </w:tabs>
        <w:jc w:val="center"/>
        <w:rPr>
          <w:color w:val="000000" w:themeColor="text1"/>
          <w:szCs w:val="21"/>
        </w:rPr>
      </w:pPr>
      <w:r>
        <w:rPr>
          <w:noProof/>
        </w:rPr>
        <w:drawing>
          <wp:inline distT="0" distB="0" distL="114300" distR="114300" wp14:anchorId="6147D8B3" wp14:editId="1C512518">
            <wp:extent cx="5746750" cy="3232785"/>
            <wp:effectExtent l="0" t="0" r="19050" b="18415"/>
            <wp:docPr id="3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0"/>
                    <pic:cNvPicPr>
                      <a:picLocks noChangeAspect="1"/>
                    </pic:cNvPicPr>
                  </pic:nvPicPr>
                  <pic:blipFill>
                    <a:blip r:embed="rId31"/>
                    <a:stretch>
                      <a:fillRect/>
                    </a:stretch>
                  </pic:blipFill>
                  <pic:spPr>
                    <a:xfrm>
                      <a:off x="0" y="0"/>
                      <a:ext cx="5746750" cy="3232785"/>
                    </a:xfrm>
                    <a:prstGeom prst="rect">
                      <a:avLst/>
                    </a:prstGeom>
                    <a:noFill/>
                    <a:ln>
                      <a:noFill/>
                    </a:ln>
                  </pic:spPr>
                </pic:pic>
              </a:graphicData>
            </a:graphic>
          </wp:inline>
        </w:drawing>
      </w:r>
    </w:p>
    <w:p w14:paraId="3897376D"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7</w:t>
      </w:r>
      <w:r>
        <w:rPr>
          <w:rFonts w:ascii="宋体" w:hAnsi="宋体" w:eastAsia="宋体"/>
          <w:b w:val="0"/>
          <w:sz w:val="24"/>
        </w:rPr>
        <w:t>在线签约管理界面</w:t>
      </w:r>
    </w:p>
    <w:p w14:paraId="1C36268B"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64716315"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w:t>
      </w:r>
      <w:r>
        <w:rPr>
          <w:rFonts w:ascii="Times New Roman" w:hAnsi="Times New Roman" w:eastAsia="Times New Roman"/>
          <w:b/>
          <w:sz w:val="24"/>
        </w:rPr>
        <w:t>8</w:t>
      </w:r>
      <w:r>
        <w:rPr>
          <w:rFonts w:ascii="宋体" w:hAnsi="宋体" w:eastAsia="宋体"/>
          <w:b/>
          <w:sz w:val="24"/>
        </w:rPr>
        <w:t>交流论坛</w:t>
      </w:r>
    </w:p>
    <w:p w14:paraId="6CF30C7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交流论坛管理，管的是用户在平台上七嘴八舌的那片地方。如图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8</w:t>
      </w:r>
      <w:r>
        <w:rPr>
          <w:rFonts w:ascii="宋体" w:hAnsi="宋体" w:eastAsia="宋体"/>
          <w:b w:val="0"/>
          <w:sz w:val="24"/>
        </w:rPr>
        <w:t>，帖子排成一列，标题、谁发的、什么时候发的、有多少人回过、帖子现在是开着还是关了，这些都摊在面上。管理员搜个关键词，就能把相关主题的帖子一把捞出来；想按发布时间排，按热闹程度排，都行。</w:t>
      </w:r>
    </w:p>
    <w:p w14:paraId="4333453E"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每条帖子右边，照例搁着详情、修改、删除，再加一个状态控制。点详情，帖子正文连底下所有回复全展开，用户之间在聊什么，一目了然。修改，就是帮着改改标题或内容，把说错的纠正过来。删除，是清掉那些不规矩的——广告、骂人的、胡编乱造的，见了就清。状态控制是个开关，把帖子关了，后面的人就没法再往下接话，争论也好、歪楼也好，到此为止。</w:t>
      </w:r>
    </w:p>
    <w:p w14:paraId="20F444F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模块还给管理员留了置顶和加精的权限。碰上写得好的、经验实在的，勾一下置顶，它就浮在最上头；标个精华，算是一种盖章认可，也让别的用户知道这帖子值得看一看。靠着这些手腕，社区里的气氛就不会野得没边，用户之间能好好交换信息，平台的人气和人留下来的念想，也就一点一点养起来了。</w:t>
      </w:r>
    </w:p>
    <w:p w14:paraId="5605E78E" w14:textId="77777777" w:rsidR="004E229F" w:rsidRDefault="00000000">
      <w:pPr>
        <w:tabs>
          <w:tab w:val="left" w:pos="377"/>
        </w:tabs>
        <w:jc w:val="center"/>
        <w:rPr>
          <w:color w:val="000000" w:themeColor="text1"/>
          <w:szCs w:val="21"/>
        </w:rPr>
      </w:pPr>
      <w:r>
        <w:rPr>
          <w:noProof/>
        </w:rPr>
        <w:drawing>
          <wp:inline distT="0" distB="0" distL="114300" distR="114300" wp14:anchorId="7008C9EE" wp14:editId="1C37A2DA">
            <wp:extent cx="5746750" cy="3232785"/>
            <wp:effectExtent l="0" t="0" r="19050" b="18415"/>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1"/>
                    <pic:cNvPicPr>
                      <a:picLocks noChangeAspect="1"/>
                    </pic:cNvPicPr>
                  </pic:nvPicPr>
                  <pic:blipFill>
                    <a:blip r:embed="rId32"/>
                    <a:stretch>
                      <a:fillRect/>
                    </a:stretch>
                  </pic:blipFill>
                  <pic:spPr>
                    <a:xfrm>
                      <a:off x="0" y="0"/>
                      <a:ext cx="5746750" cy="3232785"/>
                    </a:xfrm>
                    <a:prstGeom prst="rect">
                      <a:avLst/>
                    </a:prstGeom>
                    <a:noFill/>
                    <a:ln>
                      <a:noFill/>
                    </a:ln>
                  </pic:spPr>
                </pic:pic>
              </a:graphicData>
            </a:graphic>
          </wp:inline>
        </w:drawing>
      </w:r>
    </w:p>
    <w:p w14:paraId="3B912527"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8</w:t>
      </w:r>
      <w:r>
        <w:rPr>
          <w:rFonts w:ascii="宋体" w:hAnsi="宋体" w:eastAsia="宋体"/>
          <w:b w:val="0"/>
          <w:sz w:val="24"/>
        </w:rPr>
        <w:t>交流论坛界面</w:t>
      </w:r>
    </w:p>
    <w:p w14:paraId="4A4B1897" w14:textId="77777777" w:rsidR="004E229F" w:rsidRDefault="004E229F">
      <w:pPr>
        <w:pStyle w:val="a4"/>
        <w:tabs>
          <w:tab w:val="left" w:pos="377"/>
        </w:tabs>
        <w:jc w:val="center"/>
        <w:rPr>
          <w:rFonts w:ascii="Times New Roman" w:hAnsi="Times New Roman"/>
          <w:color w:val="000000" w:themeColor="text1"/>
          <w:sz w:val="21"/>
          <w:szCs w:val="21"/>
        </w:rPr>
      </w:pPr>
    </w:p>
    <w:p w14:paraId="3DFB4760" w14:textId="77777777" w:rsidR="004E229F" w:rsidRDefault="00000000">
      <w:pPr>
        <w:pStyle w:val="2"/>
        <w:spacing w:beforeLines="50" w:before="0" w:afterLines="50" w:after="0" w:line="240" w:lineRule="auto"/>
        <w:jc w:val="left"/>
        <w:rPr>
          <w:rFonts w:ascii="Times New Roman" w:hAnsi="Times New Roman"/>
          <w:b w:val="0"/>
          <w:bCs/>
          <w:color w:val="000000" w:themeColor="text1"/>
          <w:sz w:val="28"/>
          <w:szCs w:val="28"/>
        </w:rPr>
      </w:pPr>
      <w:r>
        <w:rPr>
          <w:rFonts w:ascii="Times New Roman" w:hAnsi="Times New Roman" w:eastAsia="Times New Roman"/>
          <w:b/>
          <w:sz w:val="24"/>
        </w:rPr>
        <w:t>5</w:t>
      </w:r>
      <w:r>
        <w:rPr>
          <w:rFonts w:ascii="黑体" w:hAnsi="黑体" w:eastAsia="黑体"/>
          <w:b/>
          <w:sz w:val="24"/>
        </w:rPr>
        <w:t>.</w:t>
      </w:r>
      <w:r>
        <w:rPr>
          <w:rFonts w:ascii="Times New Roman" w:hAnsi="Times New Roman" w:eastAsia="Times New Roman"/>
          <w:b/>
          <w:sz w:val="24"/>
        </w:rPr>
        <w:t>2</w:t>
      </w:r>
      <w:r>
        <w:rPr>
          <w:rFonts w:ascii="黑体" w:hAnsi="黑体" w:eastAsia="黑体"/>
          <w:b/>
          <w:sz w:val="24"/>
        </w:rPr>
        <w:t>前台首页功能模块</w:t>
      </w:r>
    </w:p>
    <w:p w14:paraId="6BEE04A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租房网站的前台，是直接亮给普通用户看的那张脸，房源浏览、租赁服务这一整套功能，都搁在这儿等人来用。如图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9</w:t>
      </w:r>
      <w:r>
        <w:rPr>
          <w:rFonts w:ascii="宋体" w:hAnsi="宋体" w:eastAsia="宋体"/>
          <w:b w:val="0"/>
          <w:sz w:val="24"/>
        </w:rPr>
        <w:t>，首页收拾得简洁明快，顶上导航栏一字排开——首页、房屋信息、交流论坛、房屋资讯、个人中心、后台管理、在线客服——想奔哪儿，一点就过去了。中部摞着轮播图，推的是好房源，或者平台眼下的活动，第一眼就把人的目光拽住。再往下，是房源推荐那块，按着点击量或发布时间，把热门的房子往外端。每套房子都是一张卡片的模样，图、名字、户型、价格，这些要紧信息一眼就能扫到；看着动心了，点进去就是详情。页面最底下，衬着些平台简介、联系方式、友情链接之类的辅助条目。整个页面，层次拉得开，信息归置得也明白，用户逛着不累。</w:t>
      </w:r>
    </w:p>
    <w:p w14:paraId="2534EE75" w14:textId="77777777" w:rsidR="004E229F" w:rsidRDefault="00000000">
      <w:pPr>
        <w:rPr>
          <w:color w:val="000000" w:themeColor="text1"/>
          <w:sz w:val="24"/>
        </w:rPr>
      </w:pPr>
      <w:r>
        <w:rPr>
          <w:noProof/>
          <w:color w:val="000000" w:themeColor="text1"/>
        </w:rPr>
        <w:drawing>
          <wp:inline distT="0" distB="0" distL="114300" distR="114300" wp14:anchorId="1D6F548C" wp14:editId="530B400C">
            <wp:extent cx="5747385" cy="2393950"/>
            <wp:effectExtent l="0" t="0" r="5715" b="6350"/>
            <wp:docPr id="1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2"/>
                    <pic:cNvPicPr>
                      <a:picLocks noChangeAspect="1"/>
                    </pic:cNvPicPr>
                  </pic:nvPicPr>
                  <pic:blipFill>
                    <a:blip r:embed="rId33"/>
                    <a:stretch>
                      <a:fillRect/>
                    </a:stretch>
                  </pic:blipFill>
                  <pic:spPr>
                    <a:xfrm>
                      <a:off x="0" y="0"/>
                      <a:ext cx="5747385" cy="2393950"/>
                    </a:xfrm>
                    <a:prstGeom prst="rect">
                      <a:avLst/>
                    </a:prstGeom>
                    <a:noFill/>
                    <a:ln>
                      <a:noFill/>
                    </a:ln>
                  </pic:spPr>
                </pic:pic>
              </a:graphicData>
            </a:graphic>
          </wp:inline>
        </w:drawing>
      </w:r>
    </w:p>
    <w:p w14:paraId="7AACC11D"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9</w:t>
      </w:r>
      <w:r>
        <w:rPr>
          <w:rFonts w:ascii="宋体" w:hAnsi="宋体" w:eastAsia="宋体"/>
          <w:b w:val="0"/>
          <w:sz w:val="24"/>
        </w:rPr>
        <w:t>系统首页界面图</w:t>
      </w:r>
    </w:p>
    <w:p w14:paraId="507961BB"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5BA727DC"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1</w:t>
      </w:r>
      <w:r>
        <w:rPr>
          <w:rFonts w:ascii="宋体" w:hAnsi="宋体" w:eastAsia="宋体"/>
          <w:b/>
          <w:sz w:val="24"/>
        </w:rPr>
        <w:t>用户登录</w:t>
      </w:r>
    </w:p>
    <w:p w14:paraId="36B11676"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用户登录那一块，是每个想使上个性化功能的人首先要迈的门槛。设计上没把注册和登录揉成一团，而是清清爽爽地拆开了。如图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10</w:t>
      </w:r>
      <w:r>
        <w:rPr>
          <w:rFonts w:ascii="宋体" w:hAnsi="宋体" w:eastAsia="宋体"/>
          <w:b w:val="0"/>
          <w:sz w:val="24"/>
        </w:rPr>
        <w:t>，登录界面妥妥地居中摆着，就两个框——用户名、密码——输对了，门就开。界面上还给了一个“记住密码”的勾选项，图的是下回再来，不用再敲一遍。要是还没账号，底下搁着个“立即注册”的链接，一点便往注册那边引。</w:t>
      </w:r>
    </w:p>
    <w:p w14:paraId="42B78A27"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注册这边，要填的东西就多了：用户名、密码、确认密码、真实姓名、性别、手机号、身份证号，一栏一栏都得过，头像图片也支持往上贴。系统在背后没闲着，一填完就当场校验——用户名有没有人先占了、密码够不够硬、手机号格式对不对、身份证号合不合法，一项项都拎出来看，不对的地方当场就指出来，推着用户把信息填实在、填周全。等注册成功了，页面自己跳回登录，拿新号就能登进去。</w:t>
      </w:r>
    </w:p>
    <w:p w14:paraId="163BD97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靠着实名认证这根准绳，用户的真实身份就有了底。往后预约看房、线上签合同，都有了能撑住的身份凭据。</w:t>
      </w:r>
    </w:p>
    <w:p w14:paraId="1112F8F6" w14:textId="77777777" w:rsidR="004E229F" w:rsidRDefault="00000000">
      <w:r>
        <w:rPr>
          <w:noProof/>
        </w:rPr>
        <w:drawing>
          <wp:inline distT="0" distB="0" distL="114300" distR="114300" wp14:anchorId="71A4E73F" wp14:editId="5E484263">
            <wp:extent cx="5476875" cy="3081020"/>
            <wp:effectExtent l="0" t="0" r="9525" b="17780"/>
            <wp:docPr id="3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23"/>
                    <pic:cNvPicPr>
                      <a:picLocks noChangeAspect="1"/>
                    </pic:cNvPicPr>
                  </pic:nvPicPr>
                  <pic:blipFill>
                    <a:blip r:embed="rId34"/>
                    <a:stretch>
                      <a:fillRect/>
                    </a:stretch>
                  </pic:blipFill>
                  <pic:spPr>
                    <a:xfrm>
                      <a:off x="0" y="0"/>
                      <a:ext cx="5476875" cy="3081020"/>
                    </a:xfrm>
                    <a:prstGeom prst="rect">
                      <a:avLst/>
                    </a:prstGeom>
                    <a:noFill/>
                    <a:ln>
                      <a:noFill/>
                    </a:ln>
                  </pic:spPr>
                </pic:pic>
              </a:graphicData>
            </a:graphic>
          </wp:inline>
        </w:drawing>
      </w:r>
    </w:p>
    <w:p w14:paraId="1FE5AE77" w14:textId="77777777" w:rsidR="004E229F" w:rsidRDefault="004E229F">
      <w:pPr>
        <w:rPr>
          <w:color w:val="000000" w:themeColor="text1"/>
        </w:rPr>
      </w:pPr>
    </w:p>
    <w:p w14:paraId="4962CE71" w14:textId="77777777" w:rsidR="004E229F" w:rsidRDefault="00000000">
      <w:pPr>
        <w:rPr>
          <w:color w:val="000000" w:themeColor="text1"/>
          <w:sz w:val="24"/>
        </w:rPr>
      </w:pPr>
      <w:r>
        <w:rPr>
          <w:noProof/>
        </w:rPr>
        <w:lastRenderedPageBreak/>
        <w:drawing>
          <wp:inline distT="0" distB="0" distL="114300" distR="114300" wp14:anchorId="1527BC64" wp14:editId="3072F570">
            <wp:extent cx="5746750" cy="3232785"/>
            <wp:effectExtent l="0" t="0" r="19050" b="18415"/>
            <wp:docPr id="3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2"/>
                    <pic:cNvPicPr>
                      <a:picLocks noChangeAspect="1"/>
                    </pic:cNvPicPr>
                  </pic:nvPicPr>
                  <pic:blipFill>
                    <a:blip r:embed="rId35"/>
                    <a:stretch>
                      <a:fillRect/>
                    </a:stretch>
                  </pic:blipFill>
                  <pic:spPr>
                    <a:xfrm>
                      <a:off x="0" y="0"/>
                      <a:ext cx="5746750" cy="3232785"/>
                    </a:xfrm>
                    <a:prstGeom prst="rect">
                      <a:avLst/>
                    </a:prstGeom>
                    <a:noFill/>
                    <a:ln>
                      <a:noFill/>
                    </a:ln>
                  </pic:spPr>
                </pic:pic>
              </a:graphicData>
            </a:graphic>
          </wp:inline>
        </w:drawing>
      </w:r>
    </w:p>
    <w:p w14:paraId="6E969C44"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10</w:t>
      </w:r>
      <w:r>
        <w:rPr>
          <w:rFonts w:ascii="宋体" w:hAnsi="宋体" w:eastAsia="宋体"/>
          <w:b w:val="0"/>
          <w:sz w:val="24"/>
        </w:rPr>
        <w:t>用户登录、用户注册界面图</w:t>
      </w:r>
    </w:p>
    <w:p w14:paraId="22F5C707" w14:textId="77777777" w:rsidR="004E229F" w:rsidRDefault="00000000">
      <w:pPr>
        <w:rPr>
          <w:rFonts w:eastAsia="黑体"/>
          <w:color w:val="000000" w:themeColor="text1"/>
          <w:sz w:val="28"/>
          <w:szCs w:val="28"/>
        </w:rPr>
      </w:pPr>
      <w:r>
        <w:rPr>
          <w:rFonts w:eastAsia="黑体" w:hint="eastAsia"/>
          <w:color w:val="000000" w:themeColor="text1"/>
          <w:sz w:val="28"/>
          <w:szCs w:val="28"/>
        </w:rPr>
        <w:br w:type="page"/>
      </w:r>
    </w:p>
    <w:p w14:paraId="49E127CA"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个人中心</w:t>
      </w:r>
    </w:p>
    <w:p w14:paraId="5DC05ED3"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个人中心，就是用户自己的个人信息、过往的业务底子，全归拢在这里。如图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11</w:t>
      </w:r>
      <w:r>
        <w:rPr>
          <w:rFonts w:ascii="宋体" w:hAnsi="宋体" w:eastAsia="宋体"/>
          <w:b w:val="0"/>
          <w:sz w:val="24"/>
        </w:rPr>
        <w:t>左边竖着导航菜单：个人资料、我的收藏、预约记录、签约记录、评价管理、我的帖子——想切哪儿，一点就过去了。右边默认摊开的，是个人资料：用户名、真实姓名、性别、头像、手机号、身份证号，一列列码着。用户名是登录的凭据，锁死了不让改；别的，都能直接动手编辑更新。头像可以重新往上贴，系统在后台替你压图、裁图，不费心。手机号和身份证号这两样，算要害信息，谁要动它们，得先过二次验证那一关，不轻易放过去。页面最底下，两个按钮——一个“保存修改”，把改过的数据往服务器一递；一个“退出登录”，清了会话，人退回到首页。用户待在这里，平台上跟自己有关的那一切，都能自己打理、自己翻查，不用什么事都绕到管理员那头。</w:t>
      </w:r>
    </w:p>
    <w:p w14:paraId="3802BAD1" w14:textId="77777777" w:rsidR="004E229F" w:rsidRDefault="00000000">
      <w:pPr>
        <w:rPr>
          <w:color w:val="000000" w:themeColor="text1"/>
        </w:rPr>
      </w:pPr>
      <w:r>
        <w:rPr>
          <w:noProof/>
        </w:rPr>
        <w:drawing>
          <wp:inline distT="0" distB="0" distL="114300" distR="114300" wp14:anchorId="453E8A80" wp14:editId="0B542EEA">
            <wp:extent cx="5746750" cy="3232785"/>
            <wp:effectExtent l="0" t="0" r="19050" b="18415"/>
            <wp:docPr id="35"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24"/>
                    <pic:cNvPicPr>
                      <a:picLocks noChangeAspect="1"/>
                    </pic:cNvPicPr>
                  </pic:nvPicPr>
                  <pic:blipFill>
                    <a:blip r:embed="rId36"/>
                    <a:stretch>
                      <a:fillRect/>
                    </a:stretch>
                  </pic:blipFill>
                  <pic:spPr>
                    <a:xfrm>
                      <a:off x="0" y="0"/>
                      <a:ext cx="5746750" cy="3232785"/>
                    </a:xfrm>
                    <a:prstGeom prst="rect">
                      <a:avLst/>
                    </a:prstGeom>
                    <a:noFill/>
                    <a:ln>
                      <a:noFill/>
                    </a:ln>
                  </pic:spPr>
                </pic:pic>
              </a:graphicData>
            </a:graphic>
          </wp:inline>
        </w:drawing>
      </w:r>
    </w:p>
    <w:p w14:paraId="5BC5A88F"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11</w:t>
      </w:r>
      <w:r>
        <w:rPr>
          <w:rFonts w:ascii="宋体" w:hAnsi="宋体" w:eastAsia="宋体"/>
          <w:b w:val="0"/>
          <w:sz w:val="24"/>
        </w:rPr>
        <w:t>个人中心界面图</w:t>
      </w:r>
    </w:p>
    <w:p w14:paraId="48E05E79" w14:textId="77777777" w:rsidR="004E229F" w:rsidRDefault="004E229F">
      <w:pPr>
        <w:rPr>
          <w:color w:val="000000" w:themeColor="text1"/>
        </w:rPr>
      </w:pPr>
    </w:p>
    <w:p w14:paraId="629530B4" w14:textId="77777777" w:rsidR="004E229F" w:rsidRDefault="00000000">
      <w:pPr>
        <w:spacing w:beforeLines="50" w:before="0" w:afterLines="50" w:after="0" w:lineRule="auto" w:line="240"/>
        <w:jc w:val="left"/>
        <w:outlineLvl w:val="2"/>
        <w:rPr>
          <w:rFonts w:eastAsia="黑体"/>
          <w:color w:val="000000" w:themeColor="text1"/>
          <w:sz w:val="28"/>
          <w:szCs w:val="28"/>
        </w:rPr>
      </w:pPr>
      <w:r>
        <w:rPr>
          <w:rFonts w:ascii="Times New Roman" w:hAnsi="Times New Roman" w:eastAsia="Times New Roman"/>
          <w:b/>
          <w:sz w:val="24"/>
        </w:rPr>
        <w:t>5</w:t>
      </w:r>
      <w:r>
        <w:rPr>
          <w:rFonts w:ascii="宋体" w:hAnsi="宋体" w:eastAsia="宋体"/>
          <w:b/>
          <w:sz w:val="24"/>
        </w:rPr>
        <w:t>.</w:t>
      </w:r>
      <w:r>
        <w:rPr>
          <w:rFonts w:ascii="Times New Roman" w:hAnsi="Times New Roman" w:eastAsia="Times New Roman"/>
          <w:b/>
          <w:sz w:val="24"/>
        </w:rPr>
        <w:t>2</w:t>
      </w:r>
      <w:r>
        <w:rPr>
          <w:rFonts w:ascii="宋体" w:hAnsi="宋体" w:eastAsia="宋体"/>
          <w:b/>
          <w:sz w:val="24"/>
        </w:rPr>
        <w:t>.</w:t>
      </w:r>
      <w:r>
        <w:rPr>
          <w:rFonts w:ascii="Times New Roman" w:hAnsi="Times New Roman" w:eastAsia="Times New Roman"/>
          <w:b/>
          <w:sz w:val="24"/>
        </w:rPr>
        <w:t>3</w:t>
      </w:r>
      <w:r>
        <w:rPr>
          <w:rFonts w:ascii="宋体" w:hAnsi="宋体" w:eastAsia="宋体"/>
          <w:b/>
          <w:sz w:val="24"/>
        </w:rPr>
        <w:t>预约看房</w:t>
      </w:r>
    </w:p>
    <w:p w14:paraId="107A670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预约看房，是用户那头把找房的心思，头一回真正递到平台跟前的一道门。如图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12</w:t>
      </w:r>
      <w:r>
        <w:rPr>
          <w:rFonts w:ascii="宋体" w:hAnsi="宋体" w:eastAsia="宋体"/>
          <w:b w:val="0"/>
          <w:sz w:val="24"/>
        </w:rPr>
        <w:t>，人在房源详情页逛着，看对了眼，一点“预约看房”，便到了这里。</w:t>
      </w:r>
    </w:p>
    <w:p w14:paraId="42D0024A"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页面上半截，自动就把那套房的基本情况带出来了——房屋名称、类型、图片、面积、状态、小区、月租、押金——不用用户再费劲去记，摆在那儿，让他再确认一眼，是不是看中的那套。下半截，才是他要填的：就两样，预约哪天去看，打算租多少个月，都是必填的。挑日期，系统给的是日期选择器，但很体贴地设了限——只能从今天往后选，日子往前翻没用，挡掉那些无厘头的预约。月数一敲进去，系统当场就把租金算好（月租乘上月数），一个数字亮在旁边，要花多少钱，心里立时有个数。</w:t>
      </w:r>
    </w:p>
    <w:p w14:paraId="40F49CE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姓名、手机号、身份证号这些，不用再填一遍，系统从个人资料里把数据拽过来，自动填上。底下，“提交预约”一摁，信息送进后台，系统吐出一个预约编号，告诉人提交妥了。往后，审核走到哪一步，过了没有，自己去个人中心翻预约记录就能看见。这一套，从填东西到算钱，再到反馈结果，步子都往少里减、往明里摆，用户用起来不慌，预约也约得踏实。</w:t>
      </w:r>
    </w:p>
    <w:p w14:paraId="033564AE" w14:textId="77777777" w:rsidR="004E229F" w:rsidRDefault="00000000">
      <w:pPr>
        <w:rPr>
          <w:color w:val="000000" w:themeColor="text1"/>
          <w:sz w:val="24"/>
        </w:rPr>
      </w:pPr>
      <w:r>
        <w:rPr>
          <w:noProof/>
        </w:rPr>
        <w:drawing>
          <wp:inline distT="0" distB="0" distL="114300" distR="114300" wp14:anchorId="37987564" wp14:editId="6EDC4183">
            <wp:extent cx="5746750" cy="3232785"/>
            <wp:effectExtent l="0" t="0" r="19050" b="18415"/>
            <wp:docPr id="36"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5"/>
                    <pic:cNvPicPr>
                      <a:picLocks noChangeAspect="1"/>
                    </pic:cNvPicPr>
                  </pic:nvPicPr>
                  <pic:blipFill>
                    <a:blip r:embed="rId37"/>
                    <a:stretch>
                      <a:fillRect/>
                    </a:stretch>
                  </pic:blipFill>
                  <pic:spPr>
                    <a:xfrm>
                      <a:off x="0" y="0"/>
                      <a:ext cx="5746750" cy="3232785"/>
                    </a:xfrm>
                    <a:prstGeom prst="rect">
                      <a:avLst/>
                    </a:prstGeom>
                    <a:noFill/>
                    <a:ln>
                      <a:noFill/>
                    </a:ln>
                  </pic:spPr>
                </pic:pic>
              </a:graphicData>
            </a:graphic>
          </wp:inline>
        </w:drawing>
      </w:r>
    </w:p>
    <w:p w14:paraId="3264113F" w14:textId="77777777" w:rsidR="004E229F" w:rsidRDefault="00000000">
      <w:pPr>
        <w:pStyle w:val="a4"/>
        <w:spacing w:line="360" w:lineRule="auto" w:before="0" w:after="0"/>
        <w:jc w:val="both"/>
        <w:rPr>
          <w:rFonts w:ascii="Times New Roman" w:eastAsia="宋体"/>
          <w:sz w:val="21"/>
        </w:rPr>
      </w:pPr>
      <w:r>
        <w:rPr>
          <w:rFonts w:ascii="宋体" w:hAnsi="宋体" w:eastAsia="宋体"/>
          <w:b w:val="0"/>
          <w:sz w:val="24"/>
        </w:rPr>
        <w:t>图</w:t>
      </w:r>
      <w:r>
        <w:rPr>
          <w:rFonts w:ascii="Times New Roman" w:hAnsi="Times New Roman" w:eastAsia="Times New Roman"/>
          <w:b w:val="0"/>
          <w:sz w:val="24"/>
        </w:rPr>
        <w:t>5</w:t>
      </w:r>
      <w:r>
        <w:rPr>
          <w:rFonts w:ascii="宋体" w:hAnsi="宋体" w:eastAsia="宋体"/>
          <w:b w:val="0"/>
          <w:sz w:val="24"/>
        </w:rPr>
        <w:t xml:space="preserve">. </w:t>
      </w:r>
      <w:r>
        <w:rPr>
          <w:rFonts w:ascii="Times New Roman" w:hAnsi="Times New Roman" w:eastAsia="Times New Roman"/>
          <w:b w:val="0"/>
          <w:sz w:val="24"/>
        </w:rPr>
        <w:t>12</w:t>
      </w:r>
      <w:r>
        <w:rPr>
          <w:rFonts w:ascii="宋体" w:hAnsi="宋体" w:eastAsia="宋体"/>
          <w:b w:val="0"/>
          <w:sz w:val="24"/>
        </w:rPr>
        <w:t>预约看房界面图</w:t>
      </w:r>
    </w:p>
    <w:p w14:paraId="43F673E8" w14:textId="77777777" w:rsidR="004E229F" w:rsidRDefault="00000000">
      <w:pPr>
        <w:rPr>
          <w:rFonts w:eastAsia="黑体"/>
          <w:color w:val="000000" w:themeColor="text1"/>
          <w:sz w:val="32"/>
          <w:szCs w:val="32"/>
        </w:rPr>
      </w:pPr>
      <w:r>
        <w:rPr>
          <w:rFonts w:eastAsia="黑体" w:hint="eastAsia"/>
          <w:color w:val="000000" w:themeColor="text1"/>
          <w:sz w:val="32"/>
          <w:szCs w:val="32"/>
        </w:rPr>
        <w:br w:type="page"/>
      </w:r>
    </w:p>
    <w:p w14:paraId="60C969D7" w14:textId="77777777" w:rsidR="004E229F" w:rsidRDefault="00000000">
      <w:pPr>
        <w:spacing w:beforeLines="50" w:before="0" w:afterLines="50" w:after="0" w:lineRule="auto" w:line="240"/>
        <w:jc w:val="left"/>
        <w:outlineLvl w:val="0"/>
        <w:rPr>
          <w:rFonts w:eastAsia="黑体"/>
          <w:color w:val="000000" w:themeColor="text1"/>
          <w:sz w:val="32"/>
          <w:szCs w:val="32"/>
        </w:rPr>
      </w:pPr>
      <w:r>
        <w:rPr>
          <w:rFonts w:ascii="Times New Roman" w:hAnsi="Times New Roman" w:eastAsia="Times New Roman"/>
          <w:b/>
          <w:sz w:val="28"/>
        </w:rPr>
        <w:t>6</w:t>
      </w:r>
      <w:r>
        <w:rPr>
          <w:rFonts w:ascii="黑体" w:hAnsi="黑体" w:eastAsia="黑体"/>
          <w:b/>
          <w:sz w:val="28"/>
        </w:rPr>
        <w:t xml:space="preserve">  系统测试</w:t>
      </w:r>
    </w:p>
    <w:p w14:paraId="29EE3FCA" w14:textId="77777777" w:rsidR="004E229F" w:rsidRDefault="00000000">
      <w:pPr>
        <w:spacing w:lineRule="auto" w:line="240" w:before="0" w:after="0"/>
        <w:jc w:val="left"/>
        <w:outlineLvl w:val="1"/>
        <w:rPr>
          <w:rFonts w:eastAsia="黑体"/>
          <w:color w:val="000000" w:themeColor="text1"/>
          <w:sz w:val="28"/>
          <w:szCs w:val="28"/>
        </w:rPr>
      </w:pPr>
      <w:r>
        <w:rPr>
          <w:rFonts w:ascii="Times New Roman" w:hAnsi="Times New Roman" w:eastAsia="Times New Roman"/>
          <w:b/>
          <w:sz w:val="24"/>
        </w:rPr>
        <w:t>6</w:t>
      </w:r>
      <w:r>
        <w:rPr>
          <w:rFonts w:ascii="黑体" w:hAnsi="黑体" w:eastAsia="黑体"/>
          <w:b/>
          <w:sz w:val="24"/>
        </w:rPr>
        <w:t>.</w:t>
      </w:r>
      <w:r>
        <w:rPr>
          <w:rFonts w:ascii="Times New Roman" w:hAnsi="Times New Roman" w:eastAsia="Times New Roman"/>
          <w:b/>
          <w:sz w:val="24"/>
        </w:rPr>
        <w:t>1</w:t>
      </w:r>
      <w:r>
        <w:rPr>
          <w:rFonts w:ascii="黑体" w:hAnsi="黑体" w:eastAsia="黑体"/>
          <w:b/>
          <w:sz w:val="24"/>
        </w:rPr>
        <w:t xml:space="preserve">  测试目的</w:t>
      </w:r>
    </w:p>
    <w:p w14:paraId="3411E454"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伴随着互联网技术不断地更新换代，各行各业都已经利用互联网实现了信息的规范管理，软件质量就是衡量一个系统好坏的核心指标，它直接决定着该系统的用户接受程度以及推广范围。所以我们在系统开发的过程中一定要把好软件质量关，做到精益求精，尽最大努力避免出现各种不必要的运行异常情况，只有这样才能让更多的用户来使用我们的系统，从而实现系统的广泛推广。系统开发完成之后就要进行大量、全方位的测试工作，主要目的就是检验系统的稳定性和可用性，确保它的质量水平可以满足不同用户的各种需求。系统测试在整个开发设计环节里属于必不可少的一部分，测试的结果直接影响到系统的总体质量和运行状况。</w:t>
      </w:r>
    </w:p>
    <w:p w14:paraId="2D7129FB"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各种系统的测试里，集成测试是一个很重要的部分，在这个阶段会遇到许多不同的运行中的问题，所以一定要尽快地把这些问题都标记下来，并且加以记录，而且要提议用自动化的方式来进行集成测试。因为自动化测试具有很精准，效率也很高的特点，能够有效地防止了人做测试时所产生的疲劳感，减少了错误的发生几率，而手动测试就容易由于持续较长时间的操作感到疲惫，从而造成测试结果有所偏移，降低了测试的准确度。所以说，自动化测试是系统测试最好的一种测试方法。</w:t>
      </w:r>
    </w:p>
    <w:p w14:paraId="6964564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测试工作最大的意义就是能及时发现问题并且迅速解决，保证开发完成后的系统可以正常稳定的运行，不能有大的运行故障发生。本次软件测试严格按照以下三步进行，做到测试工作全面、有条不紊、快速开展。</w:t>
      </w:r>
    </w:p>
    <w:p w14:paraId="494DCDC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1</w:t>
      </w:r>
      <w:r>
        <w:rPr>
          <w:rFonts w:ascii="宋体" w:hAnsi="宋体" w:eastAsia="宋体"/>
          <w:b w:val="0"/>
          <w:sz w:val="24"/>
        </w:rPr>
        <w:t>） 模块测试:对系统中每个功能模块进行单独的专项测试，逐个检查各个模块存在的问题，准确发现问题，及时记录，给后期整改提供具体依据。</w:t>
      </w:r>
    </w:p>
    <w:p w14:paraId="48DD6201"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 系统测试:模拟各种真实的使用场景，让系统长期运行下去，随时观察系统的运行状况，搜集系统运行时产生的稳定相关的问题，并且马上修正这些问题，保证系统可以在复杂的环境中正常运作。</w:t>
      </w:r>
    </w:p>
    <w:p w14:paraId="7005981A"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 验收测试:在模块测试与系统测试均已完成并且问题得到整改之后,便可以开始执行验收测试，对整个系统的各个功能以及性能等是否符合预先设定的标准进行全面检查，确保软件已经充分准备好，可以投入使用。</w:t>
      </w:r>
    </w:p>
    <w:p w14:paraId="21A91230" w14:textId="77777777" w:rsidR="004E229F" w:rsidRDefault="00000000">
      <w:pPr>
        <w:spacing w:lineRule="auto" w:line="240" w:before="0" w:after="0"/>
        <w:jc w:val="left"/>
        <w:outlineLvl w:val="1"/>
        <w:rPr>
          <w:rFonts w:eastAsia="黑体"/>
          <w:color w:val="000000" w:themeColor="text1"/>
          <w:sz w:val="30"/>
          <w:szCs w:val="30"/>
        </w:rPr>
      </w:pPr>
      <w:r>
        <w:rPr>
          <w:rFonts w:ascii="Times New Roman" w:hAnsi="Times New Roman" w:eastAsia="Times New Roman"/>
          <w:b/>
          <w:sz w:val="24"/>
        </w:rPr>
        <w:t>6</w:t>
      </w:r>
      <w:r>
        <w:rPr>
          <w:rFonts w:ascii="黑体" w:hAnsi="黑体" w:eastAsia="黑体"/>
          <w:b/>
          <w:sz w:val="24"/>
        </w:rPr>
        <w:t>.</w:t>
      </w:r>
      <w:r>
        <w:rPr>
          <w:rFonts w:ascii="Times New Roman" w:hAnsi="Times New Roman" w:eastAsia="Times New Roman"/>
          <w:b/>
          <w:sz w:val="24"/>
        </w:rPr>
        <w:t>2</w:t>
      </w:r>
      <w:r>
        <w:rPr>
          <w:rFonts w:ascii="黑体" w:hAnsi="黑体" w:eastAsia="黑体"/>
          <w:b/>
          <w:sz w:val="24"/>
        </w:rPr>
        <w:t xml:space="preserve">  测试方法</w:t>
      </w:r>
    </w:p>
    <w:p w14:paraId="6E2B6EE9"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系统测试时，重要采取了两种关键测试手段，借助科学而且全面的测试来找出可能存在的问题，给系统的正常运作给予保证，从而让系统可以顺利投入应用。按照测试原理同系统内部结构的相关性来划分，主要分成黑盒测试和白盒测试这两种类型，其详细情况如下：</w:t>
      </w:r>
    </w:p>
    <w:p w14:paraId="134AD8AF"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一、核心测试方法</w:t>
      </w:r>
    </w:p>
    <w:p w14:paraId="396764C0"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1</w:t>
      </w:r>
      <w:r>
        <w:rPr>
          <w:rFonts w:ascii="宋体" w:hAnsi="宋体" w:eastAsia="宋体"/>
          <w:b w:val="0"/>
          <w:sz w:val="24"/>
        </w:rPr>
        <w:t>) 黑盒测试：该种测试方式不考虑系统的内部结构以及实现逻辑，只关注系统功能实际运行的效果。其重点在于模拟用户的操作场景，检验用户实施各种操作时，系统是否能够及时、准确地给予数据反馈，并顺利执行相应功能。要对系统所有功能及操作过程展开全面而细致的核查，保证用户所做的一切操作指令都被系统所识别并加以处理，而且输出结果应完整无缺且精准无误，不能出现异常错误提示。</w:t>
      </w:r>
    </w:p>
    <w:p w14:paraId="4E90F5E9"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 白盒测试：不同于黑盒测试，此方法要熟悉系统内部构造，代码逻辑以及运作机理，着重针对系统的内部架构，程序运行流程展开全面检测，确认系统运行时各个部分，各个环节能否良好配合，找出其中的内部逻辑漏洞，代码异常等状况，保证系统底层运转稳固可靠。</w:t>
      </w:r>
    </w:p>
    <w:p w14:paraId="2A36D585"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二、租房网站专项测试内容</w:t>
      </w:r>
    </w:p>
    <w:p w14:paraId="14AA1C0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根据租房网站功能特性以及使用场景，在基本测试的基础上进行如下专项测试，确保系统的可用性和稳定性：</w:t>
      </w:r>
    </w:p>
    <w:p w14:paraId="5D02ABD5"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1</w:t>
      </w:r>
      <w:r>
        <w:rPr>
          <w:rFonts w:ascii="宋体" w:hAnsi="宋体" w:eastAsia="宋体"/>
          <w:b w:val="0"/>
          <w:sz w:val="24"/>
        </w:rPr>
        <w:t>) 窗体测试:主要对系统的各种操作界面窗体进行测试，以用户登录界面为例，当用户输入用户名密码的时候，系统应该能够及时弹出一个对应的反馈窗口来告诉用户他输入的是否正确，操作是否有效。在整个测试的过程中，要检查所有的窗体的反应速度以及显示情况，保证用户做任何一个动作之后，相关的窗体都能够及时地弹出来，并且可以正确显示出来，没有卡顿也没有闪退，从而提高用户的使用感受。</w:t>
      </w:r>
    </w:p>
    <w:p w14:paraId="4A87026A"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2</w:t>
      </w:r>
      <w:r>
        <w:rPr>
          <w:rFonts w:ascii="宋体" w:hAnsi="宋体" w:eastAsia="宋体"/>
          <w:b w:val="0"/>
          <w:sz w:val="24"/>
        </w:rPr>
        <w:t>) 数据跟踪测试:对系统的数据进行全程跟踪，随时了解系统各个功能的执行情况，看每个功能是否能正常工作。当使用数据库的数据的时候，看看数据是不是能被正确地调用出来，并且被正确地显示出来了，保证用户需要的数据可以快速又准确地出现。而且利用这个数据跟踪还能精确找到系统出错的地方，方便及时修理，保护好数据的流向。</w:t>
      </w:r>
    </w:p>
    <w:p w14:paraId="387475E6"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w:t>
      </w:r>
      <w:r>
        <w:rPr>
          <w:rFonts w:ascii="Times New Roman" w:hAnsi="Times New Roman" w:eastAsia="Times New Roman"/>
          <w:b w:val="0"/>
          <w:sz w:val="24"/>
        </w:rPr>
        <w:t>3</w:t>
      </w:r>
      <w:r>
        <w:rPr>
          <w:rFonts w:ascii="宋体" w:hAnsi="宋体" w:eastAsia="宋体"/>
          <w:b w:val="0"/>
          <w:sz w:val="24"/>
        </w:rPr>
        <w:t>) 综合测试:在完成窗体测试，数据跟踪测试等单独测试之后，进行系统综合测试。站在整个系统的角度上，对系统进行由内向外的全面检查，宏观把握住系统存在的问题，及时进行修改完善。并且根据用户的不同使用情况以及各种各样的需求，看该系统的设立是否贴近生活，有没有实用性，保证不同的人能够使用到不同的系统。</w:t>
      </w:r>
    </w:p>
    <w:p w14:paraId="66DBC6C7" w14:textId="77777777" w:rsidR="004E229F" w:rsidRDefault="00000000">
      <w:pPr>
        <w:spacing w:lineRule="auto" w:line="240" w:before="0" w:after="0"/>
        <w:jc w:val="left"/>
        <w:outlineLvl w:val="1"/>
        <w:rPr>
          <w:rFonts w:eastAsia="黑体"/>
          <w:color w:val="000000" w:themeColor="text1"/>
          <w:sz w:val="30"/>
          <w:szCs w:val="30"/>
        </w:rPr>
      </w:pPr>
      <w:r>
        <w:rPr>
          <w:rFonts w:ascii="Times New Roman" w:hAnsi="Times New Roman" w:eastAsia="Times New Roman"/>
          <w:b/>
          <w:sz w:val="24"/>
        </w:rPr>
        <w:t>6</w:t>
      </w:r>
      <w:r>
        <w:rPr>
          <w:rFonts w:ascii="黑体" w:hAnsi="黑体" w:eastAsia="黑体"/>
          <w:b/>
          <w:sz w:val="24"/>
        </w:rPr>
        <w:t>.</w:t>
      </w:r>
      <w:r>
        <w:rPr>
          <w:rFonts w:ascii="Times New Roman" w:hAnsi="Times New Roman" w:eastAsia="Times New Roman"/>
          <w:b/>
          <w:sz w:val="24"/>
        </w:rPr>
        <w:t>3</w:t>
      </w:r>
      <w:r>
        <w:rPr>
          <w:rFonts w:ascii="黑体" w:hAnsi="黑体" w:eastAsia="黑体"/>
          <w:b/>
          <w:sz w:val="24"/>
        </w:rPr>
        <w:t xml:space="preserve">  功能测试</w:t>
      </w:r>
    </w:p>
    <w:p w14:paraId="1865B269" w14:textId="77777777" w:rsidR="004E229F" w:rsidRDefault="00000000">
      <w:pPr>
        <w:pStyle w:val="af1"/>
        <w:spacing w:line="360" w:lineRule="auto" w:before="0" w:after="0"/>
        <w:jc w:val="both"/>
        <w:rPr>
          <w:rFonts w:ascii="Times New Roman" w:hAnsi="Times New Roman"/>
          <w:color w:val="000000" w:themeColor="text1"/>
        </w:rPr>
      </w:pPr>
      <w:r>
        <w:rPr>
          <w:rFonts w:ascii="宋体" w:hAnsi="宋体" w:eastAsia="宋体"/>
          <w:b w:val="0"/>
          <w:sz w:val="24"/>
        </w:rPr>
        <w:t>本租房网站设计基本达到需求，在各功能运行方面表现良好，满足用户使用需求。软件通过设计测试，测试结果如表</w:t>
      </w:r>
      <w:r>
        <w:rPr>
          <w:rFonts w:ascii="Times New Roman" w:hAnsi="Times New Roman" w:eastAsia="Times New Roman"/>
          <w:b w:val="0"/>
          <w:sz w:val="24"/>
        </w:rPr>
        <w:t>6</w:t>
      </w:r>
      <w:r>
        <w:rPr>
          <w:rFonts w:ascii="宋体" w:hAnsi="宋体" w:eastAsia="宋体"/>
          <w:b w:val="0"/>
          <w:sz w:val="24"/>
        </w:rPr>
        <w:t xml:space="preserve">. </w:t>
      </w:r>
      <w:r>
        <w:rPr>
          <w:rFonts w:ascii="Times New Roman" w:hAnsi="Times New Roman" w:eastAsia="Times New Roman"/>
          <w:b w:val="0"/>
          <w:sz w:val="24"/>
        </w:rPr>
        <w:t>1</w:t>
      </w:r>
      <w:r>
        <w:rPr>
          <w:rFonts w:ascii="宋体" w:hAnsi="宋体" w:eastAsia="宋体"/>
          <w:b w:val="0"/>
          <w:sz w:val="24"/>
        </w:rPr>
        <w:t>所示。</w:t>
      </w:r>
    </w:p>
    <w:tbl>
      <w:tblPr>
        <w:tblpPr w:leftFromText="180" w:rightFromText="180" w:vertAnchor="text" w:horzAnchor="page" w:tblpX="2293" w:tblpY="468"/>
        <w:tblOverlap w:val="never"/>
        <w:tblW w:w="7542" w:type="dxa"/>
        <w:tblBorders>
          <w:top w:val="single" w:sz="12" w:space="0" w:color="auto"/>
          <w:bottom w:val="single" w:sz="12" w:space="0" w:color="auto"/>
        </w:tblBorders>
        <w:tblLayout w:type="fixed"/>
        <w:tblLook w:val="04A0" w:firstRow="1" w:lastRow="0" w:firstColumn="1" w:lastColumn="0" w:noHBand="0" w:noVBand="1"/>
      </w:tblPr>
      <w:tblGrid>
        <w:gridCol w:w="1496"/>
        <w:gridCol w:w="1522"/>
        <w:gridCol w:w="1513"/>
        <w:gridCol w:w="1513"/>
        <w:gridCol w:w="1498"/>
      </w:tblGrid>
      <w:tr w:rsidR="004E229F" w14:paraId="0CEAC77C" w14:textId="77777777">
        <w:trPr>
          <w:trHeight w:val="409"/>
        </w:trPr>
        <w:tc>
          <w:tcPr>
            <w:tcW w:w="1496" w:type="dxa"/>
            <w:shd w:val="clear" w:color="auto" w:fill="FFFFFF"/>
            <w:vAlign w:val="center"/>
            <w:tcBorders>
              <w:top w:val="single" w:sz="12" w:space="0" w:color="000000"/>
              <w:left w:val="none" w:sz="0" w:space="0" w:color="000000"/>
              <w:bottom w:val="single" w:sz="6" w:space="0" w:color="000000"/>
              <w:right w:val="none" w:sz="0" w:space="0" w:color="000000"/>
            </w:tcBorders>
          </w:tcPr>
          <w:p w14:paraId="107A3220" w14:textId="77777777" w:rsidR="004E229F" w:rsidRDefault="00000000">
            <w:pPr>
              <w:spacing w:line="360" w:lineRule="auto"/>
              <w:jc w:val="center"/>
              <w:rPr>
                <w:bCs/>
                <w:color w:val="000000" w:themeColor="text1"/>
                <w:szCs w:val="21"/>
              </w:rPr>
            </w:pPr>
            <w:r>
              <w:rPr>
                <w:rFonts w:ascii="宋体" w:hAnsi="宋体" w:eastAsia="宋体"/>
                <w:b w:val="0"/>
                <w:sz w:val="24"/>
              </w:rPr>
              <w:t>模块名称</w:t>
            </w:r>
          </w:p>
        </w:tc>
        <w:tc>
          <w:tcPr>
            <w:tcW w:w="1522" w:type="dxa"/>
            <w:shd w:val="clear" w:color="auto" w:fill="FFFFFF"/>
            <w:vAlign w:val="center"/>
            <w:tcBorders>
              <w:top w:val="single" w:sz="12" w:space="0" w:color="000000"/>
              <w:left w:val="none" w:sz="0" w:space="0" w:color="000000"/>
              <w:bottom w:val="single" w:sz="6" w:space="0" w:color="000000"/>
              <w:right w:val="none" w:sz="0" w:space="0" w:color="000000"/>
            </w:tcBorders>
          </w:tcPr>
          <w:p w14:paraId="3AE1B025" w14:textId="77777777" w:rsidR="004E229F" w:rsidRDefault="00000000">
            <w:pPr>
              <w:spacing w:line="360" w:lineRule="auto"/>
              <w:jc w:val="center"/>
              <w:rPr>
                <w:bCs/>
                <w:color w:val="000000" w:themeColor="text1"/>
                <w:szCs w:val="21"/>
              </w:rPr>
            </w:pPr>
            <w:r>
              <w:rPr>
                <w:rFonts w:ascii="宋体" w:hAnsi="宋体" w:eastAsia="宋体"/>
                <w:b w:val="0"/>
                <w:sz w:val="24"/>
              </w:rPr>
              <w:t>测试用例</w:t>
            </w:r>
          </w:p>
        </w:tc>
        <w:tc>
          <w:tcPr>
            <w:tcW w:w="1513" w:type="dxa"/>
            <w:shd w:val="clear" w:color="auto" w:fill="FFFFFF"/>
            <w:vAlign w:val="center"/>
            <w:tcBorders>
              <w:top w:val="single" w:sz="12" w:space="0" w:color="000000"/>
              <w:left w:val="none" w:sz="0" w:space="0" w:color="000000"/>
              <w:bottom w:val="single" w:sz="6" w:space="0" w:color="000000"/>
              <w:right w:val="none" w:sz="0" w:space="0" w:color="000000"/>
            </w:tcBorders>
          </w:tcPr>
          <w:p w14:paraId="7F2F4FF5" w14:textId="77777777" w:rsidR="004E229F" w:rsidRDefault="00000000">
            <w:pPr>
              <w:spacing w:line="360" w:lineRule="auto"/>
              <w:jc w:val="center"/>
              <w:rPr>
                <w:bCs/>
                <w:color w:val="000000" w:themeColor="text1"/>
                <w:szCs w:val="21"/>
              </w:rPr>
            </w:pPr>
            <w:r>
              <w:rPr>
                <w:rFonts w:ascii="宋体" w:hAnsi="宋体" w:eastAsia="宋体"/>
                <w:b w:val="0"/>
                <w:sz w:val="24"/>
              </w:rPr>
              <w:t>预期结果</w:t>
            </w:r>
          </w:p>
        </w:tc>
        <w:tc>
          <w:tcPr>
            <w:tcW w:w="1513" w:type="dxa"/>
            <w:shd w:val="clear" w:color="auto" w:fill="FFFFFF"/>
            <w:vAlign w:val="center"/>
            <w:tcBorders>
              <w:top w:val="single" w:sz="12" w:space="0" w:color="000000"/>
              <w:left w:val="none" w:sz="0" w:space="0" w:color="000000"/>
              <w:bottom w:val="single" w:sz="6" w:space="0" w:color="000000"/>
              <w:right w:val="none" w:sz="0" w:space="0" w:color="000000"/>
            </w:tcBorders>
          </w:tcPr>
          <w:p w14:paraId="551B6602" w14:textId="77777777" w:rsidR="004E229F" w:rsidRDefault="00000000">
            <w:pPr>
              <w:spacing w:line="360" w:lineRule="auto"/>
              <w:jc w:val="center"/>
              <w:rPr>
                <w:bCs/>
                <w:color w:val="000000" w:themeColor="text1"/>
                <w:szCs w:val="21"/>
              </w:rPr>
            </w:pPr>
            <w:r>
              <w:rPr>
                <w:rFonts w:ascii="宋体" w:hAnsi="宋体" w:eastAsia="宋体"/>
                <w:b w:val="0"/>
                <w:sz w:val="24"/>
              </w:rPr>
              <w:t>实际结果</w:t>
            </w:r>
          </w:p>
        </w:tc>
        <w:tc>
          <w:tcPr>
            <w:tcW w:w="1498" w:type="dxa"/>
            <w:shd w:val="clear" w:color="auto" w:fill="FFFFFF"/>
            <w:vAlign w:val="center"/>
            <w:tcBorders>
              <w:top w:val="single" w:sz="12" w:space="0" w:color="000000"/>
              <w:left w:val="none" w:sz="0" w:space="0" w:color="000000"/>
              <w:bottom w:val="single" w:sz="6" w:space="0" w:color="000000"/>
              <w:right w:val="none" w:sz="0" w:space="0" w:color="000000"/>
            </w:tcBorders>
          </w:tcPr>
          <w:p w14:paraId="17254C3F" w14:textId="77777777" w:rsidR="004E229F" w:rsidRDefault="00000000">
            <w:pPr>
              <w:spacing w:line="360" w:lineRule="auto"/>
              <w:jc w:val="center"/>
              <w:rPr>
                <w:bCs/>
                <w:color w:val="000000" w:themeColor="text1"/>
                <w:szCs w:val="21"/>
              </w:rPr>
            </w:pPr>
            <w:r>
              <w:rPr>
                <w:rFonts w:ascii="宋体" w:hAnsi="宋体" w:eastAsia="宋体"/>
                <w:b w:val="0"/>
                <w:sz w:val="24"/>
              </w:rPr>
              <w:t>是否通过</w:t>
            </w:r>
          </w:p>
        </w:tc>
      </w:tr>
      <w:tr w:rsidR="004E229F" w14:paraId="640FB000" w14:textId="77777777">
        <w:trPr>
          <w:trHeight w:val="819"/>
        </w:trPr>
        <w:tc>
          <w:tcPr>
            <w:tcW w:w="1496" w:type="dxa"/>
            <w:shd w:val="clear" w:color="auto" w:fill="FFFFFF"/>
            <w:vAlign w:val="center"/>
            <w:tcBorders>
              <w:top w:val="none" w:sz="0" w:space="0" w:color="000000"/>
              <w:left w:val="none" w:sz="0" w:space="0" w:color="000000"/>
              <w:bottom w:val="none" w:sz="0" w:space="0" w:color="000000"/>
              <w:right w:val="none" w:sz="0" w:space="0" w:color="000000"/>
            </w:tcBorders>
          </w:tcPr>
          <w:p w14:paraId="25F3952C" w14:textId="77777777" w:rsidR="004E229F" w:rsidRDefault="00000000">
            <w:pPr>
              <w:spacing w:line="360" w:lineRule="auto"/>
              <w:jc w:val="center"/>
              <w:rPr>
                <w:bCs/>
                <w:color w:val="000000" w:themeColor="text1"/>
                <w:szCs w:val="21"/>
              </w:rPr>
            </w:pPr>
            <w:r>
              <w:rPr>
                <w:rFonts w:ascii="宋体" w:hAnsi="宋体" w:eastAsia="宋体"/>
                <w:b w:val="0"/>
                <w:sz w:val="24"/>
              </w:rPr>
              <w:t>登录模块</w:t>
            </w:r>
          </w:p>
        </w:tc>
        <w:tc>
          <w:tcPr>
            <w:tcW w:w="1522" w:type="dxa"/>
            <w:shd w:val="clear" w:color="auto" w:fill="FFFFFF"/>
            <w:vAlign w:val="center"/>
            <w:tcBorders>
              <w:top w:val="none" w:sz="0" w:space="0" w:color="000000"/>
              <w:left w:val="none" w:sz="0" w:space="0" w:color="000000"/>
              <w:bottom w:val="none" w:sz="0" w:space="0" w:color="000000"/>
              <w:right w:val="none" w:sz="0" w:space="0" w:color="000000"/>
            </w:tcBorders>
          </w:tcPr>
          <w:p w14:paraId="0CAE8A83" w14:textId="77777777" w:rsidR="004E229F" w:rsidRDefault="00000000">
            <w:pPr>
              <w:spacing w:line="360" w:lineRule="auto"/>
              <w:jc w:val="center"/>
              <w:rPr>
                <w:bCs/>
                <w:color w:val="000000" w:themeColor="text1"/>
                <w:szCs w:val="21"/>
              </w:rPr>
            </w:pPr>
            <w:r>
              <w:rPr>
                <w:rFonts w:ascii="宋体" w:hAnsi="宋体" w:eastAsia="宋体"/>
                <w:b w:val="0"/>
                <w:sz w:val="24"/>
              </w:rPr>
              <w:t>用户名：</w:t>
            </w:r>
            <w:r>
              <w:rPr>
                <w:rFonts w:ascii="Times New Roman" w:hAnsi="Times New Roman" w:eastAsia="Times New Roman"/>
                <w:b w:val="0"/>
                <w:sz w:val="24"/>
              </w:rPr>
              <w:t>001</w:t>
            </w:r>
            <w:r>
              <w:rPr>
                <w:rFonts w:ascii="宋体" w:hAnsi="宋体" w:eastAsia="宋体"/>
                <w:b w:val="0"/>
                <w:sz w:val="24"/>
              </w:rPr>
              <w:t xml:space="preserve">   密码：</w:t>
            </w:r>
            <w:r>
              <w:rPr>
                <w:rFonts w:ascii="Times New Roman" w:hAnsi="Times New Roman" w:eastAsia="Times New Roman"/>
                <w:b w:val="0"/>
                <w:sz w:val="24"/>
              </w:rPr>
              <w:t>123</w:t>
            </w:r>
            <w:r>
              <w:rPr>
                <w:rFonts w:ascii="宋体" w:hAnsi="宋体" w:eastAsia="宋体"/>
                <w:b w:val="0"/>
                <w:sz w:val="24"/>
              </w:rPr>
              <w:t xml:space="preserve">  </w:t>
            </w:r>
          </w:p>
        </w:tc>
        <w:tc>
          <w:tcPr>
            <w:tcW w:w="1513" w:type="dxa"/>
            <w:shd w:val="clear" w:color="auto" w:fill="FFFFFF"/>
            <w:vAlign w:val="center"/>
            <w:tcBorders>
              <w:top w:val="none" w:sz="0" w:space="0" w:color="000000"/>
              <w:left w:val="none" w:sz="0" w:space="0" w:color="000000"/>
              <w:bottom w:val="none" w:sz="0" w:space="0" w:color="000000"/>
              <w:right w:val="none" w:sz="0" w:space="0" w:color="000000"/>
            </w:tcBorders>
          </w:tcPr>
          <w:p w14:paraId="1F0468AF"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弹出错误提示，提示密码错误</w:t>
            </w:r>
          </w:p>
        </w:tc>
        <w:tc>
          <w:tcPr>
            <w:tcW w:w="1513" w:type="dxa"/>
            <w:shd w:val="clear" w:color="auto" w:fill="FFFFFF"/>
            <w:vAlign w:val="center"/>
            <w:tcBorders>
              <w:top w:val="none" w:sz="0" w:space="0" w:color="000000"/>
              <w:left w:val="none" w:sz="0" w:space="0" w:color="000000"/>
              <w:bottom w:val="none" w:sz="0" w:space="0" w:color="000000"/>
              <w:right w:val="none" w:sz="0" w:space="0" w:color="000000"/>
            </w:tcBorders>
          </w:tcPr>
          <w:p w14:paraId="0730B1AF"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弹出错误提示，提示密码错误</w:t>
            </w:r>
          </w:p>
        </w:tc>
        <w:tc>
          <w:tcPr>
            <w:tcW w:w="1498" w:type="dxa"/>
            <w:shd w:val="clear" w:color="auto" w:fill="FFFFFF"/>
            <w:vAlign w:val="center"/>
            <w:tcBorders>
              <w:top w:val="none" w:sz="0" w:space="0" w:color="000000"/>
              <w:left w:val="none" w:sz="0" w:space="0" w:color="000000"/>
              <w:bottom w:val="none" w:sz="0" w:space="0" w:color="000000"/>
              <w:right w:val="none" w:sz="0" w:space="0" w:color="000000"/>
            </w:tcBorders>
          </w:tcPr>
          <w:p w14:paraId="721D2B36" w14:textId="77777777" w:rsidR="004E229F" w:rsidRDefault="00000000">
            <w:pPr>
              <w:spacing w:line="360" w:lineRule="auto"/>
              <w:jc w:val="center"/>
              <w:rPr>
                <w:bCs/>
                <w:color w:val="000000" w:themeColor="text1"/>
                <w:szCs w:val="21"/>
              </w:rPr>
            </w:pPr>
            <w:r>
              <w:rPr>
                <w:rFonts w:ascii="宋体" w:hAnsi="宋体" w:eastAsia="宋体"/>
                <w:b w:val="0"/>
                <w:sz w:val="24"/>
              </w:rPr>
              <w:t>通过</w:t>
            </w:r>
          </w:p>
        </w:tc>
      </w:tr>
      <w:tr w:rsidR="004E229F" w14:paraId="451282A1" w14:textId="77777777">
        <w:trPr>
          <w:trHeight w:val="819"/>
        </w:trPr>
        <w:tc>
          <w:tcPr>
            <w:tcW w:w="1496" w:type="dxa"/>
            <w:shd w:val="clear" w:color="auto" w:fill="FFFFFF"/>
            <w:vAlign w:val="center"/>
            <w:tcBorders>
              <w:top w:val="none" w:sz="0" w:space="0" w:color="000000"/>
              <w:left w:val="none" w:sz="0" w:space="0" w:color="000000"/>
              <w:bottom w:val="none" w:sz="0" w:space="0" w:color="000000"/>
              <w:right w:val="none" w:sz="0" w:space="0" w:color="000000"/>
            </w:tcBorders>
          </w:tcPr>
          <w:p w14:paraId="48DFD3BB" w14:textId="77777777" w:rsidR="004E229F" w:rsidRDefault="00000000">
            <w:pPr>
              <w:spacing w:line="360" w:lineRule="auto"/>
              <w:jc w:val="center"/>
              <w:rPr>
                <w:bCs/>
                <w:color w:val="000000" w:themeColor="text1"/>
                <w:szCs w:val="21"/>
              </w:rPr>
            </w:pPr>
            <w:r>
              <w:rPr>
                <w:rFonts w:ascii="宋体" w:hAnsi="宋体" w:eastAsia="宋体"/>
                <w:b w:val="0"/>
                <w:sz w:val="24"/>
              </w:rPr>
              <w:t>登录模块</w:t>
            </w:r>
          </w:p>
        </w:tc>
        <w:tc>
          <w:tcPr>
            <w:tcW w:w="1522" w:type="dxa"/>
            <w:shd w:val="clear" w:color="auto" w:fill="FFFFFF"/>
            <w:vAlign w:val="center"/>
            <w:tcBorders>
              <w:top w:val="none" w:sz="0" w:space="0" w:color="000000"/>
              <w:left w:val="none" w:sz="0" w:space="0" w:color="000000"/>
              <w:bottom w:val="none" w:sz="0" w:space="0" w:color="000000"/>
              <w:right w:val="none" w:sz="0" w:space="0" w:color="000000"/>
            </w:tcBorders>
          </w:tcPr>
          <w:p w14:paraId="4DCA7DB5" w14:textId="77777777" w:rsidR="004E229F" w:rsidRDefault="00000000">
            <w:pPr>
              <w:spacing w:line="360" w:lineRule="auto"/>
              <w:jc w:val="center"/>
              <w:rPr>
                <w:bCs/>
                <w:color w:val="000000" w:themeColor="text1"/>
                <w:szCs w:val="21"/>
              </w:rPr>
            </w:pPr>
            <w:r>
              <w:rPr>
                <w:rFonts w:ascii="宋体" w:hAnsi="宋体" w:eastAsia="宋体"/>
                <w:b w:val="0"/>
                <w:sz w:val="24"/>
              </w:rPr>
              <w:t>用户名：</w:t>
            </w:r>
            <w:r>
              <w:rPr>
                <w:rFonts w:ascii="Times New Roman" w:hAnsi="Times New Roman" w:eastAsia="Times New Roman"/>
                <w:b w:val="0"/>
                <w:sz w:val="24"/>
              </w:rPr>
              <w:t>123</w:t>
            </w:r>
            <w:r>
              <w:rPr>
                <w:rFonts w:ascii="宋体" w:hAnsi="宋体" w:eastAsia="宋体"/>
                <w:b w:val="0"/>
                <w:sz w:val="24"/>
              </w:rPr>
              <w:t xml:space="preserve">   </w:t>
            </w:r>
          </w:p>
          <w:p w14:paraId="6C455B3F" w14:textId="77777777" w:rsidR="004E229F" w:rsidRDefault="00000000">
            <w:pPr>
              <w:spacing w:line="360" w:lineRule="auto"/>
              <w:jc w:val="center"/>
              <w:rPr>
                <w:bCs/>
                <w:color w:val="000000" w:themeColor="text1"/>
                <w:szCs w:val="21"/>
              </w:rPr>
            </w:pPr>
            <w:r>
              <w:rPr>
                <w:rFonts w:ascii="宋体" w:hAnsi="宋体" w:eastAsia="宋体"/>
                <w:b w:val="0"/>
                <w:sz w:val="24"/>
              </w:rPr>
              <w:t>密码：</w:t>
            </w:r>
            <w:r>
              <w:rPr>
                <w:rFonts w:ascii="Times New Roman" w:hAnsi="Times New Roman" w:eastAsia="Times New Roman"/>
                <w:b w:val="0"/>
                <w:sz w:val="24"/>
              </w:rPr>
              <w:t>002</w:t>
            </w:r>
            <w:r>
              <w:rPr>
                <w:rFonts w:ascii="宋体" w:hAnsi="宋体" w:eastAsia="宋体"/>
                <w:b w:val="0"/>
                <w:sz w:val="24"/>
              </w:rPr>
              <w:t xml:space="preserve">   </w:t>
            </w:r>
          </w:p>
        </w:tc>
        <w:tc>
          <w:tcPr>
            <w:tcW w:w="1513" w:type="dxa"/>
            <w:shd w:val="clear" w:color="auto" w:fill="FFFFFF"/>
            <w:vAlign w:val="center"/>
            <w:tcBorders>
              <w:top w:val="none" w:sz="0" w:space="0" w:color="000000"/>
              <w:left w:val="none" w:sz="0" w:space="0" w:color="000000"/>
              <w:bottom w:val="none" w:sz="0" w:space="0" w:color="000000"/>
              <w:right w:val="none" w:sz="0" w:space="0" w:color="000000"/>
            </w:tcBorders>
          </w:tcPr>
          <w:p w14:paraId="3BCA7F91"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弹出错误提示，提示用户名错误</w:t>
            </w:r>
          </w:p>
        </w:tc>
        <w:tc>
          <w:tcPr>
            <w:tcW w:w="1513" w:type="dxa"/>
            <w:shd w:val="clear" w:color="auto" w:fill="FFFFFF"/>
            <w:vAlign w:val="center"/>
            <w:tcBorders>
              <w:top w:val="none" w:sz="0" w:space="0" w:color="000000"/>
              <w:left w:val="none" w:sz="0" w:space="0" w:color="000000"/>
              <w:bottom w:val="none" w:sz="0" w:space="0" w:color="000000"/>
              <w:right w:val="none" w:sz="0" w:space="0" w:color="000000"/>
            </w:tcBorders>
          </w:tcPr>
          <w:p w14:paraId="628CA4EE"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弹出错误提示，提示用户名错误</w:t>
            </w:r>
          </w:p>
        </w:tc>
        <w:tc>
          <w:tcPr>
            <w:tcW w:w="1498" w:type="dxa"/>
            <w:shd w:val="clear" w:color="auto" w:fill="FFFFFF"/>
            <w:vAlign w:val="center"/>
            <w:tcBorders>
              <w:top w:val="none" w:sz="0" w:space="0" w:color="000000"/>
              <w:left w:val="none" w:sz="0" w:space="0" w:color="000000"/>
              <w:bottom w:val="none" w:sz="0" w:space="0" w:color="000000"/>
              <w:right w:val="none" w:sz="0" w:space="0" w:color="000000"/>
            </w:tcBorders>
          </w:tcPr>
          <w:p w14:paraId="48A034B3" w14:textId="77777777" w:rsidR="004E229F" w:rsidRDefault="00000000">
            <w:pPr>
              <w:spacing w:line="360" w:lineRule="auto"/>
              <w:jc w:val="center"/>
              <w:rPr>
                <w:bCs/>
                <w:color w:val="000000" w:themeColor="text1"/>
                <w:szCs w:val="21"/>
              </w:rPr>
            </w:pPr>
            <w:r>
              <w:rPr>
                <w:rFonts w:ascii="宋体" w:hAnsi="宋体" w:eastAsia="宋体"/>
                <w:b w:val="0"/>
                <w:sz w:val="24"/>
              </w:rPr>
              <w:t>通过</w:t>
            </w:r>
          </w:p>
        </w:tc>
      </w:tr>
      <w:tr w:rsidR="004E229F" w14:paraId="0D2BF18C" w14:textId="77777777">
        <w:trPr>
          <w:trHeight w:val="831"/>
        </w:trPr>
        <w:tc>
          <w:tcPr>
            <w:tcW w:w="1496" w:type="dxa"/>
            <w:shd w:val="clear" w:color="auto" w:fill="FFFFFF"/>
            <w:vAlign w:val="center"/>
            <w:tcBorders>
              <w:top w:val="none" w:sz="0" w:space="0" w:color="000000"/>
              <w:left w:val="none" w:sz="0" w:space="0" w:color="000000"/>
              <w:bottom w:val="single" w:sz="12" w:space="0" w:color="000000"/>
              <w:right w:val="none" w:sz="0" w:space="0" w:color="000000"/>
            </w:tcBorders>
          </w:tcPr>
          <w:p w14:paraId="722A3EE4" w14:textId="77777777" w:rsidR="004E229F" w:rsidRDefault="00000000">
            <w:pPr>
              <w:spacing w:line="360" w:lineRule="auto"/>
              <w:jc w:val="center"/>
              <w:rPr>
                <w:bCs/>
                <w:color w:val="000000" w:themeColor="text1"/>
                <w:szCs w:val="21"/>
              </w:rPr>
            </w:pPr>
            <w:r>
              <w:rPr>
                <w:rFonts w:ascii="宋体" w:hAnsi="宋体" w:eastAsia="宋体"/>
                <w:b w:val="0"/>
                <w:sz w:val="24"/>
              </w:rPr>
              <w:t>登录模块</w:t>
            </w:r>
          </w:p>
        </w:tc>
        <w:tc>
          <w:tcPr>
            <w:tcW w:w="1522" w:type="dxa"/>
            <w:shd w:val="clear" w:color="auto" w:fill="FFFFFF"/>
            <w:vAlign w:val="center"/>
            <w:tcBorders>
              <w:top w:val="none" w:sz="0" w:space="0" w:color="000000"/>
              <w:left w:val="none" w:sz="0" w:space="0" w:color="000000"/>
              <w:bottom w:val="single" w:sz="12" w:space="0" w:color="000000"/>
              <w:right w:val="none" w:sz="0" w:space="0" w:color="000000"/>
            </w:tcBorders>
          </w:tcPr>
          <w:p w14:paraId="59BB99F4" w14:textId="77777777" w:rsidR="004E229F" w:rsidRDefault="00000000">
            <w:pPr>
              <w:spacing w:line="360" w:lineRule="auto"/>
              <w:jc w:val="center"/>
              <w:rPr>
                <w:bCs/>
                <w:color w:val="000000" w:themeColor="text1"/>
                <w:szCs w:val="21"/>
              </w:rPr>
            </w:pPr>
            <w:r>
              <w:rPr>
                <w:rFonts w:ascii="宋体" w:hAnsi="宋体" w:eastAsia="宋体"/>
                <w:b w:val="0"/>
                <w:sz w:val="24"/>
              </w:rPr>
              <w:t>用户名：</w:t>
            </w:r>
            <w:r>
              <w:rPr>
                <w:rFonts w:ascii="Times New Roman" w:hAnsi="Times New Roman" w:eastAsia="Times New Roman"/>
                <w:b w:val="0"/>
                <w:sz w:val="24"/>
              </w:rPr>
              <w:t>001</w:t>
            </w:r>
            <w:r>
              <w:rPr>
                <w:rFonts w:ascii="宋体" w:hAnsi="宋体" w:eastAsia="宋体"/>
                <w:b w:val="0"/>
                <w:sz w:val="24"/>
              </w:rPr>
              <w:t xml:space="preserve">   </w:t>
            </w:r>
          </w:p>
          <w:p w14:paraId="0D0DF97D" w14:textId="77777777" w:rsidR="004E229F" w:rsidRDefault="00000000">
            <w:pPr>
              <w:spacing w:line="360" w:lineRule="auto"/>
              <w:jc w:val="center"/>
              <w:rPr>
                <w:bCs/>
                <w:color w:val="000000" w:themeColor="text1"/>
                <w:szCs w:val="21"/>
              </w:rPr>
            </w:pPr>
            <w:r>
              <w:rPr>
                <w:rFonts w:ascii="宋体" w:hAnsi="宋体" w:eastAsia="宋体"/>
                <w:b w:val="0"/>
                <w:sz w:val="24"/>
              </w:rPr>
              <w:t>密码：</w:t>
            </w:r>
            <w:r>
              <w:rPr>
                <w:rFonts w:ascii="Times New Roman" w:hAnsi="Times New Roman" w:eastAsia="Times New Roman"/>
                <w:b w:val="0"/>
                <w:sz w:val="24"/>
              </w:rPr>
              <w:t>001</w:t>
            </w:r>
            <w:r>
              <w:rPr>
                <w:rFonts w:ascii="宋体" w:hAnsi="宋体" w:eastAsia="宋体"/>
                <w:b w:val="0"/>
                <w:sz w:val="24"/>
              </w:rPr>
              <w:t xml:space="preserve"> </w:t>
            </w:r>
          </w:p>
        </w:tc>
        <w:tc>
          <w:tcPr>
            <w:tcW w:w="1513" w:type="dxa"/>
            <w:shd w:val="clear" w:color="auto" w:fill="FFFFFF"/>
            <w:vAlign w:val="center"/>
            <w:tcBorders>
              <w:top w:val="none" w:sz="0" w:space="0" w:color="000000"/>
              <w:left w:val="none" w:sz="0" w:space="0" w:color="000000"/>
              <w:bottom w:val="single" w:sz="12" w:space="0" w:color="000000"/>
              <w:right w:val="none" w:sz="0" w:space="0" w:color="000000"/>
            </w:tcBorders>
          </w:tcPr>
          <w:p w14:paraId="6C28EDB3" w14:textId="77777777" w:rsidR="004E229F" w:rsidRDefault="00000000">
            <w:pPr>
              <w:spacing w:line="360" w:lineRule="auto"/>
              <w:jc w:val="center"/>
              <w:rPr>
                <w:bCs/>
                <w:color w:val="000000" w:themeColor="text1"/>
                <w:szCs w:val="21"/>
              </w:rPr>
            </w:pPr>
            <w:r>
              <w:rPr>
                <w:rFonts w:ascii="宋体" w:hAnsi="宋体" w:eastAsia="宋体"/>
                <w:b w:val="0"/>
                <w:sz w:val="24"/>
              </w:rPr>
              <w:t>管理员登录成功</w:t>
            </w:r>
          </w:p>
        </w:tc>
        <w:tc>
          <w:tcPr>
            <w:tcW w:w="1513" w:type="dxa"/>
            <w:shd w:val="clear" w:color="auto" w:fill="FFFFFF"/>
            <w:vAlign w:val="center"/>
            <w:tcBorders>
              <w:top w:val="none" w:sz="0" w:space="0" w:color="000000"/>
              <w:left w:val="none" w:sz="0" w:space="0" w:color="000000"/>
              <w:bottom w:val="single" w:sz="12" w:space="0" w:color="000000"/>
              <w:right w:val="none" w:sz="0" w:space="0" w:color="000000"/>
            </w:tcBorders>
          </w:tcPr>
          <w:p w14:paraId="7933DC31" w14:textId="77777777" w:rsidR="004E229F" w:rsidRDefault="00000000">
            <w:pPr>
              <w:spacing w:line="360" w:lineRule="auto"/>
              <w:jc w:val="center"/>
              <w:rPr>
                <w:bCs/>
                <w:color w:val="000000" w:themeColor="text1"/>
                <w:szCs w:val="21"/>
              </w:rPr>
            </w:pPr>
            <w:r>
              <w:rPr>
                <w:rFonts w:ascii="宋体" w:hAnsi="宋体" w:eastAsia="宋体"/>
                <w:b w:val="0"/>
                <w:sz w:val="24"/>
              </w:rPr>
              <w:t>管理员登录成功</w:t>
            </w:r>
          </w:p>
        </w:tc>
        <w:tc>
          <w:tcPr>
            <w:tcW w:w="1498" w:type="dxa"/>
            <w:shd w:val="clear" w:color="auto" w:fill="FFFFFF"/>
            <w:vAlign w:val="center"/>
            <w:tcBorders>
              <w:top w:val="none" w:sz="0" w:space="0" w:color="000000"/>
              <w:left w:val="none" w:sz="0" w:space="0" w:color="000000"/>
              <w:bottom w:val="single" w:sz="12" w:space="0" w:color="000000"/>
              <w:right w:val="none" w:sz="0" w:space="0" w:color="000000"/>
            </w:tcBorders>
          </w:tcPr>
          <w:p w14:paraId="559340DB" w14:textId="77777777" w:rsidR="004E229F" w:rsidRDefault="00000000">
            <w:pPr>
              <w:spacing w:line="360" w:lineRule="auto"/>
              <w:jc w:val="center"/>
              <w:rPr>
                <w:bCs/>
                <w:color w:val="000000" w:themeColor="text1"/>
                <w:szCs w:val="21"/>
              </w:rPr>
            </w:pPr>
            <w:r>
              <w:rPr>
                <w:rFonts w:ascii="宋体" w:hAnsi="宋体" w:eastAsia="宋体"/>
                <w:b w:val="0"/>
                <w:sz w:val="24"/>
              </w:rPr>
              <w:t>通过</w:t>
            </w:r>
          </w:p>
        </w:tc>
      </w:tr>
    </w:tbl>
    <w:p w14:paraId="69DE2F1F" w14:textId="77777777" w:rsidR="004E229F" w:rsidRDefault="00000000">
      <w:pPr>
        <w:pStyle w:val="a4"/>
        <w:spacing w:line="360" w:lineRule="auto" w:before="0" w:after="0"/>
        <w:ind w:firstLine="420"/>
        <w:jc w:val="both"/>
        <w:rPr>
          <w:ins w:id="0" w:author="崔建奇" w:date="2026-05-01T23:39:00Z"/>
          <w:rFonts w:ascii="Times New Roman" w:hAnsi="Times New Roman"/>
          <w:color w:val="000000" w:themeColor="text1"/>
          <w:sz w:val="21"/>
          <w:szCs w:val="21"/>
        </w:rPr>
      </w:pPr>
      <w:r>
        <w:rPr>
          <w:rFonts w:ascii="宋体" w:hAnsi="宋体" w:eastAsia="宋体"/>
          <w:b w:val="0"/>
          <w:sz w:val="24"/>
        </w:rPr>
        <w:t>表</w:t>
      </w:r>
      <w:r>
        <w:rPr>
          <w:rFonts w:ascii="Times New Roman" w:hAnsi="Times New Roman" w:eastAsia="Times New Roman"/>
          <w:b w:val="0"/>
          <w:sz w:val="24"/>
        </w:rPr>
        <w:t>6</w:t>
      </w:r>
      <w:r>
        <w:rPr>
          <w:rFonts w:ascii="宋体" w:hAnsi="宋体" w:eastAsia="宋体"/>
          <w:b w:val="0"/>
          <w:sz w:val="24"/>
        </w:rPr>
        <w:t xml:space="preserve">. </w:t>
      </w:r>
      <w:r>
        <w:rPr>
          <w:rFonts w:ascii="Times New Roman" w:hAnsi="Times New Roman" w:eastAsia="Times New Roman"/>
          <w:b w:val="0"/>
          <w:sz w:val="24"/>
        </w:rPr>
        <w:t>1</w:t>
      </w:r>
    </w:p>
    <w:p w14:paraId="0BC298FF" w14:textId="77777777" w:rsidR="004E229F" w:rsidRDefault="004E229F">
      <w:pPr>
        <w:pStyle w:val="af1"/>
        <w:spacing w:line="360" w:lineRule="auto"/>
        <w:ind w:firstLine="420"/>
        <w:jc w:val="center"/>
        <w:rPr>
          <w:ins w:id="1" w:author="崔建奇" w:date="2026-05-01T23:39:00Z"/>
          <w:rFonts w:cs="宋体"/>
          <w:color w:val="000000" w:themeColor="text1"/>
          <w:sz w:val="21"/>
          <w:szCs w:val="21"/>
        </w:rPr>
      </w:pPr>
    </w:p>
    <w:p w14:paraId="43743538" w14:textId="77777777" w:rsidR="004E229F" w:rsidRDefault="00000000">
      <w:pPr>
        <w:pStyle w:val="af1"/>
        <w:spacing w:line="360" w:lineRule="auto" w:before="0" w:after="0"/>
        <w:jc w:val="both"/>
        <w:rPr>
          <w:rFonts w:ascii="Times New Roman" w:hAnsi="Times New Roman"/>
          <w:color w:val="000000" w:themeColor="text1"/>
        </w:rPr>
      </w:pPr>
      <w:r>
        <w:rPr>
          <w:rFonts w:ascii="宋体" w:hAnsi="宋体" w:eastAsia="宋体"/>
          <w:b w:val="0"/>
          <w:sz w:val="24"/>
        </w:rPr>
        <w:t>本租房网站整体设计基本达到预期需求，系统各模块功能运行稳定、交互流畅，能够较好满足租客与房东的日常使用需求。软件已完成整体设计测试，各项功能均通过测试验证，其中删除房屋信息管理模块的详细测试结果如表</w:t>
      </w:r>
      <w:r>
        <w:rPr>
          <w:rFonts w:ascii="Times New Roman" w:hAnsi="Times New Roman" w:eastAsia="Times New Roman"/>
          <w:b w:val="0"/>
          <w:sz w:val="24"/>
        </w:rPr>
        <w:t>6</w:t>
      </w:r>
      <w:r>
        <w:rPr>
          <w:rFonts w:ascii="宋体" w:hAnsi="宋体" w:eastAsia="宋体"/>
          <w:b w:val="0"/>
          <w:sz w:val="24"/>
        </w:rPr>
        <w:t xml:space="preserve">. </w:t>
      </w:r>
      <w:r>
        <w:rPr>
          <w:rFonts w:ascii="Times New Roman" w:hAnsi="Times New Roman" w:eastAsia="Times New Roman"/>
          <w:b w:val="0"/>
          <w:sz w:val="24"/>
        </w:rPr>
        <w:t>2</w:t>
      </w:r>
      <w:r>
        <w:rPr>
          <w:rFonts w:ascii="宋体" w:hAnsi="宋体" w:eastAsia="宋体"/>
          <w:b w:val="0"/>
          <w:sz w:val="24"/>
        </w:rPr>
        <w:t>删除房屋信息管理测试表所示。</w:t>
      </w:r>
    </w:p>
    <w:p w14:paraId="5C2A833A" w14:textId="77777777" w:rsidR="004E229F" w:rsidRDefault="00000000">
      <w:pPr>
        <w:pStyle w:val="a4"/>
        <w:spacing w:line="360" w:lineRule="auto" w:before="0" w:after="0"/>
        <w:ind w:firstLine="420"/>
        <w:jc w:val="both"/>
        <w:rPr>
          <w:ins w:id="2" w:author="崔建奇" w:date="2026-05-01T23:45:00Z"/>
          <w:rFonts w:ascii="宋体" w:eastAsia="宋体" w:hAnsi="宋体" w:cs="宋体"/>
          <w:color w:val="000000" w:themeColor="text1"/>
          <w:sz w:val="21"/>
          <w:szCs w:val="21"/>
        </w:rPr>
      </w:pPr>
      <w:r>
        <w:rPr>
          <w:rFonts w:ascii="宋体" w:hAnsi="宋体" w:eastAsia="宋体"/>
          <w:b w:val="0"/>
          <w:sz w:val="24"/>
        </w:rPr>
        <w:t>表</w:t>
      </w:r>
      <w:r>
        <w:rPr>
          <w:rFonts w:ascii="Times New Roman" w:hAnsi="Times New Roman" w:eastAsia="Times New Roman"/>
          <w:b w:val="0"/>
          <w:sz w:val="24"/>
        </w:rPr>
        <w:t>6</w:t>
      </w:r>
      <w:r>
        <w:rPr>
          <w:rFonts w:ascii="宋体" w:hAnsi="宋体" w:eastAsia="宋体"/>
          <w:b w:val="0"/>
          <w:sz w:val="24"/>
        </w:rPr>
        <w:t xml:space="preserve">. </w:t>
      </w:r>
      <w:r>
        <w:rPr>
          <w:rFonts w:ascii="Times New Roman" w:hAnsi="Times New Roman" w:eastAsia="Times New Roman"/>
          <w:b w:val="0"/>
          <w:sz w:val="24"/>
        </w:rPr>
        <w:t>2</w:t>
      </w:r>
    </w:p>
    <w:tbl>
      <w:tblPr>
        <w:tblW w:w="7463" w:type="dxa"/>
        <w:jc w:val="center"/>
        <w:tblBorders>
          <w:top w:val="single" w:sz="12" w:space="0" w:color="auto"/>
          <w:bottom w:val="single" w:sz="12" w:space="0" w:color="auto"/>
          <w:insideV w:val="single" w:sz="4" w:space="0" w:color="auto"/>
        </w:tblBorders>
        <w:tblLayout w:type="fixed"/>
        <w:tblLook w:val="04A0" w:firstRow="1" w:lastRow="0" w:firstColumn="1" w:lastColumn="0" w:noHBand="0" w:noVBand="1"/>
      </w:tblPr>
      <w:tblGrid>
        <w:gridCol w:w="1376"/>
        <w:gridCol w:w="1525"/>
        <w:gridCol w:w="1525"/>
        <w:gridCol w:w="1526"/>
        <w:gridCol w:w="1511"/>
      </w:tblGrid>
      <w:tr w:rsidR="004E229F" w14:paraId="311B2C2D" w14:textId="77777777">
        <w:trPr>
          <w:trHeight w:val="463"/>
          <w:jc w:val="center"/>
        </w:trPr>
        <w:tc>
          <w:tcPr>
            <w:tcW w:w="1376" w:type="dxa"/>
            <w:shd w:val="clear" w:color="auto" w:fill="FFFFFF"/>
            <w:vAlign w:val="center"/>
            <w:tcBorders>
              <w:top w:val="single" w:sz="12" w:space="0" w:color="000000"/>
              <w:left w:val="none" w:sz="0" w:space="0" w:color="000000"/>
              <w:bottom w:val="single" w:sz="6" w:space="0" w:color="000000"/>
              <w:right w:val="none" w:sz="0" w:space="0" w:color="000000"/>
            </w:tcBorders>
          </w:tcPr>
          <w:p w14:paraId="65F938C3" w14:textId="77777777" w:rsidR="004E229F" w:rsidRDefault="00000000">
            <w:pPr>
              <w:spacing w:line="360" w:lineRule="auto"/>
              <w:jc w:val="center"/>
              <w:rPr>
                <w:bCs/>
                <w:color w:val="000000" w:themeColor="text1"/>
                <w:szCs w:val="21"/>
              </w:rPr>
            </w:pPr>
            <w:r>
              <w:rPr>
                <w:rFonts w:ascii="宋体" w:hAnsi="宋体" w:eastAsia="宋体"/>
                <w:b w:val="0"/>
                <w:sz w:val="24"/>
              </w:rPr>
              <w:t>模块名称</w:t>
            </w:r>
          </w:p>
        </w:tc>
        <w:tc>
          <w:tcPr>
            <w:tcW w:w="1525" w:type="dxa"/>
            <w:shd w:val="clear" w:color="auto" w:fill="FFFFFF"/>
            <w:vAlign w:val="center"/>
            <w:tcBorders>
              <w:top w:val="single" w:sz="12" w:space="0" w:color="000000"/>
              <w:left w:val="none" w:sz="0" w:space="0" w:color="000000"/>
              <w:bottom w:val="single" w:sz="6" w:space="0" w:color="000000"/>
              <w:right w:val="none" w:sz="0" w:space="0" w:color="000000"/>
            </w:tcBorders>
          </w:tcPr>
          <w:p w14:paraId="250371E0" w14:textId="77777777" w:rsidR="004E229F" w:rsidRDefault="00000000">
            <w:pPr>
              <w:spacing w:line="360" w:lineRule="auto"/>
              <w:jc w:val="center"/>
              <w:rPr>
                <w:bCs/>
                <w:color w:val="000000" w:themeColor="text1"/>
                <w:szCs w:val="21"/>
              </w:rPr>
            </w:pPr>
            <w:r>
              <w:rPr>
                <w:rFonts w:ascii="宋体" w:hAnsi="宋体" w:eastAsia="宋体"/>
                <w:b w:val="0"/>
                <w:sz w:val="24"/>
              </w:rPr>
              <w:t>测试用例</w:t>
            </w:r>
          </w:p>
        </w:tc>
        <w:tc>
          <w:tcPr>
            <w:tcW w:w="1525" w:type="dxa"/>
            <w:shd w:val="clear" w:color="auto" w:fill="FFFFFF"/>
            <w:vAlign w:val="center"/>
            <w:tcBorders>
              <w:top w:val="single" w:sz="12" w:space="0" w:color="000000"/>
              <w:left w:val="none" w:sz="0" w:space="0" w:color="000000"/>
              <w:bottom w:val="single" w:sz="6" w:space="0" w:color="000000"/>
              <w:right w:val="none" w:sz="0" w:space="0" w:color="000000"/>
            </w:tcBorders>
          </w:tcPr>
          <w:p w14:paraId="10345A79" w14:textId="77777777" w:rsidR="004E229F" w:rsidRDefault="00000000">
            <w:pPr>
              <w:spacing w:line="360" w:lineRule="auto"/>
              <w:jc w:val="center"/>
              <w:rPr>
                <w:bCs/>
                <w:color w:val="000000" w:themeColor="text1"/>
                <w:szCs w:val="21"/>
              </w:rPr>
            </w:pPr>
            <w:r>
              <w:rPr>
                <w:rFonts w:ascii="宋体" w:hAnsi="宋体" w:eastAsia="宋体"/>
                <w:b w:val="0"/>
                <w:sz w:val="24"/>
              </w:rPr>
              <w:t>预期结果</w:t>
            </w:r>
          </w:p>
        </w:tc>
        <w:tc>
          <w:tcPr>
            <w:tcW w:w="1526" w:type="dxa"/>
            <w:shd w:val="clear" w:color="auto" w:fill="FFFFFF"/>
            <w:vAlign w:val="center"/>
            <w:tcBorders>
              <w:top w:val="single" w:sz="12" w:space="0" w:color="000000"/>
              <w:left w:val="none" w:sz="0" w:space="0" w:color="000000"/>
              <w:bottom w:val="single" w:sz="6" w:space="0" w:color="000000"/>
              <w:right w:val="none" w:sz="0" w:space="0" w:color="000000"/>
            </w:tcBorders>
          </w:tcPr>
          <w:p w14:paraId="437F7AFF" w14:textId="77777777" w:rsidR="004E229F" w:rsidRDefault="00000000">
            <w:pPr>
              <w:spacing w:line="360" w:lineRule="auto"/>
              <w:jc w:val="center"/>
              <w:rPr>
                <w:bCs/>
                <w:color w:val="000000" w:themeColor="text1"/>
                <w:szCs w:val="21"/>
              </w:rPr>
            </w:pPr>
            <w:r>
              <w:rPr>
                <w:rFonts w:ascii="宋体" w:hAnsi="宋体" w:eastAsia="宋体"/>
                <w:b w:val="0"/>
                <w:sz w:val="24"/>
              </w:rPr>
              <w:t>实际结果</w:t>
            </w:r>
          </w:p>
        </w:tc>
        <w:tc>
          <w:tcPr>
            <w:tcW w:w="1511" w:type="dxa"/>
            <w:shd w:val="clear" w:color="auto" w:fill="FFFFFF"/>
            <w:vAlign w:val="center"/>
            <w:tcBorders>
              <w:top w:val="single" w:sz="12" w:space="0" w:color="000000"/>
              <w:left w:val="none" w:sz="0" w:space="0" w:color="000000"/>
              <w:bottom w:val="single" w:sz="6" w:space="0" w:color="000000"/>
              <w:right w:val="none" w:sz="0" w:space="0" w:color="000000"/>
            </w:tcBorders>
          </w:tcPr>
          <w:p w14:paraId="0C9E5478" w14:textId="77777777" w:rsidR="004E229F" w:rsidRDefault="00000000">
            <w:pPr>
              <w:spacing w:line="360" w:lineRule="auto"/>
              <w:jc w:val="center"/>
              <w:rPr>
                <w:bCs/>
                <w:color w:val="000000" w:themeColor="text1"/>
                <w:szCs w:val="21"/>
              </w:rPr>
            </w:pPr>
            <w:r>
              <w:rPr>
                <w:rFonts w:ascii="宋体" w:hAnsi="宋体" w:eastAsia="宋体"/>
                <w:b w:val="0"/>
                <w:sz w:val="24"/>
              </w:rPr>
              <w:t>是否通过</w:t>
            </w:r>
          </w:p>
        </w:tc>
      </w:tr>
      <w:tr w:rsidR="004E229F" w14:paraId="392AE6FF" w14:textId="77777777">
        <w:trPr>
          <w:trHeight w:val="939"/>
          <w:jc w:val="center"/>
        </w:trPr>
        <w:tc>
          <w:tcPr>
            <w:tcW w:w="1376" w:type="dxa"/>
            <w:shd w:val="clear" w:color="auto" w:fill="FFFFFF"/>
            <w:vAlign w:val="center"/>
            <w:tcBorders>
              <w:top w:val="none" w:sz="0" w:space="0" w:color="000000"/>
              <w:left w:val="none" w:sz="0" w:space="0" w:color="000000"/>
              <w:bottom w:val="single" w:sz="12" w:space="0" w:color="000000"/>
              <w:right w:val="none" w:sz="0" w:space="0" w:color="000000"/>
            </w:tcBorders>
          </w:tcPr>
          <w:p w14:paraId="7A7A971B" w14:textId="77777777" w:rsidR="004E229F" w:rsidRDefault="00000000">
            <w:pPr>
              <w:spacing w:line="360" w:lineRule="auto"/>
              <w:jc w:val="center"/>
              <w:rPr>
                <w:bCs/>
                <w:color w:val="000000" w:themeColor="text1"/>
                <w:szCs w:val="21"/>
              </w:rPr>
            </w:pPr>
            <w:r>
              <w:rPr>
                <w:rFonts w:ascii="宋体" w:hAnsi="宋体" w:eastAsia="宋体"/>
                <w:b w:val="0"/>
                <w:sz w:val="24"/>
              </w:rPr>
              <w:t>删除房屋信息管理模块</w:t>
            </w:r>
          </w:p>
        </w:tc>
        <w:tc>
          <w:tcPr>
            <w:tcW w:w="1525" w:type="dxa"/>
            <w:shd w:val="clear" w:color="auto" w:fill="FFFFFF"/>
            <w:vAlign w:val="center"/>
            <w:tcBorders>
              <w:top w:val="none" w:sz="0" w:space="0" w:color="000000"/>
              <w:left w:val="none" w:sz="0" w:space="0" w:color="000000"/>
              <w:bottom w:val="single" w:sz="12" w:space="0" w:color="000000"/>
              <w:right w:val="none" w:sz="0" w:space="0" w:color="000000"/>
            </w:tcBorders>
          </w:tcPr>
          <w:p w14:paraId="4C03E211" w14:textId="77777777" w:rsidR="004E229F" w:rsidRDefault="00000000">
            <w:pPr>
              <w:spacing w:line="360" w:lineRule="auto"/>
              <w:jc w:val="center"/>
              <w:rPr>
                <w:bCs/>
                <w:color w:val="000000" w:themeColor="text1"/>
                <w:szCs w:val="21"/>
              </w:rPr>
            </w:pPr>
            <w:r>
              <w:rPr>
                <w:rFonts w:ascii="宋体" w:hAnsi="宋体" w:eastAsia="宋体"/>
                <w:b w:val="0"/>
                <w:sz w:val="24"/>
              </w:rPr>
              <w:t xml:space="preserve">房屋信息管理名：最新通知  </w:t>
            </w:r>
          </w:p>
        </w:tc>
        <w:tc>
          <w:tcPr>
            <w:tcW w:w="1525" w:type="dxa"/>
            <w:shd w:val="clear" w:color="auto" w:fill="FFFFFF"/>
            <w:vAlign w:val="center"/>
            <w:tcBorders>
              <w:top w:val="none" w:sz="0" w:space="0" w:color="000000"/>
              <w:left w:val="none" w:sz="0" w:space="0" w:color="000000"/>
              <w:bottom w:val="single" w:sz="12" w:space="0" w:color="000000"/>
              <w:right w:val="none" w:sz="0" w:space="0" w:color="000000"/>
            </w:tcBorders>
          </w:tcPr>
          <w:p w14:paraId="4C04785F" w14:textId="77777777" w:rsidR="004E229F" w:rsidRDefault="00000000">
            <w:pPr>
              <w:spacing w:line="360" w:lineRule="auto"/>
              <w:jc w:val="center"/>
              <w:rPr>
                <w:bCs/>
                <w:color w:val="000000" w:themeColor="text1"/>
                <w:szCs w:val="21"/>
              </w:rPr>
            </w:pPr>
            <w:r>
              <w:rPr>
                <w:rFonts w:ascii="宋体" w:hAnsi="宋体" w:eastAsia="宋体"/>
                <w:b w:val="0"/>
                <w:sz w:val="24"/>
              </w:rPr>
              <w:t>删除成功、页面自动跳转</w:t>
            </w:r>
          </w:p>
        </w:tc>
        <w:tc>
          <w:tcPr>
            <w:tcW w:w="1526" w:type="dxa"/>
            <w:shd w:val="clear" w:color="auto" w:fill="FFFFFF"/>
            <w:vAlign w:val="center"/>
            <w:tcBorders>
              <w:top w:val="none" w:sz="0" w:space="0" w:color="000000"/>
              <w:left w:val="none" w:sz="0" w:space="0" w:color="000000"/>
              <w:bottom w:val="single" w:sz="12" w:space="0" w:color="000000"/>
              <w:right w:val="none" w:sz="0" w:space="0" w:color="000000"/>
            </w:tcBorders>
          </w:tcPr>
          <w:p w14:paraId="628AB850" w14:textId="77777777" w:rsidR="004E229F" w:rsidRDefault="00000000">
            <w:pPr>
              <w:spacing w:line="360" w:lineRule="auto"/>
              <w:jc w:val="center"/>
              <w:rPr>
                <w:bCs/>
                <w:color w:val="000000" w:themeColor="text1"/>
                <w:szCs w:val="21"/>
              </w:rPr>
            </w:pPr>
            <w:r>
              <w:rPr>
                <w:rFonts w:ascii="宋体" w:hAnsi="宋体" w:eastAsia="宋体"/>
                <w:b w:val="0"/>
                <w:sz w:val="24"/>
              </w:rPr>
              <w:t>删除成功、页面自动跳转</w:t>
            </w:r>
          </w:p>
        </w:tc>
        <w:tc>
          <w:tcPr>
            <w:tcW w:w="1511" w:type="dxa"/>
            <w:shd w:val="clear" w:color="auto" w:fill="FFFFFF"/>
            <w:vAlign w:val="center"/>
            <w:tcBorders>
              <w:top w:val="none" w:sz="0" w:space="0" w:color="000000"/>
              <w:left w:val="none" w:sz="0" w:space="0" w:color="000000"/>
              <w:bottom w:val="single" w:sz="12" w:space="0" w:color="000000"/>
              <w:right w:val="none" w:sz="0" w:space="0" w:color="000000"/>
            </w:tcBorders>
          </w:tcPr>
          <w:p w14:paraId="7ECDD32A" w14:textId="77777777" w:rsidR="004E229F" w:rsidRDefault="00000000">
            <w:pPr>
              <w:spacing w:line="360" w:lineRule="auto"/>
              <w:jc w:val="center"/>
              <w:rPr>
                <w:bCs/>
                <w:color w:val="000000" w:themeColor="text1"/>
                <w:szCs w:val="21"/>
              </w:rPr>
            </w:pPr>
            <w:r>
              <w:rPr>
                <w:rFonts w:ascii="宋体" w:hAnsi="宋体" w:eastAsia="宋体"/>
                <w:b w:val="0"/>
                <w:sz w:val="24"/>
              </w:rPr>
              <w:t>通过</w:t>
            </w:r>
          </w:p>
        </w:tc>
      </w:tr>
    </w:tbl>
    <w:p w14:paraId="3DEC9E7A" w14:textId="77777777" w:rsidR="004E229F" w:rsidRDefault="00000000">
      <w:pPr>
        <w:rPr>
          <w:rFonts w:ascii="宋体" w:hAnsi="宋体" w:cs="宋体"/>
          <w:sz w:val="24"/>
        </w:rPr>
      </w:pPr>
      <w:r>
        <w:rPr>
          <w:rFonts w:ascii="宋体" w:hAnsi="宋体" w:cs="宋体"/>
          <w:sz w:val="24"/>
        </w:rPr>
        <w:br w:type="page"/>
      </w:r>
    </w:p>
    <w:p w14:paraId="39887FFE" w14:textId="77777777" w:rsidR="004E229F" w:rsidRDefault="00000000">
      <w:pPr>
        <w:pStyle w:val="af1"/>
        <w:spacing w:line="360" w:lineRule="auto" w:before="0" w:after="0"/>
        <w:jc w:val="both"/>
        <w:rPr>
          <w:rFonts w:ascii="Times New Roman" w:hAnsi="Times New Roman"/>
          <w:color w:val="000000" w:themeColor="text1"/>
          <w:sz w:val="21"/>
          <w:szCs w:val="21"/>
        </w:rPr>
      </w:pPr>
      <w:r>
        <w:rPr>
          <w:rFonts w:ascii="宋体" w:hAnsi="宋体" w:eastAsia="宋体"/>
          <w:b w:val="0"/>
          <w:sz w:val="24"/>
        </w:rPr>
        <w:t>本租房网站整体设计基本达到预期需求，系统各模块功能运行稳定、交互流畅，能够较好满足用户在房源查询、信息管理及账号安全等方面的实际使用需求。软件已完成全面的设计测试，各项核心功能均通过测试验证，其中修改密码功能模块的详细测试结果如表</w:t>
      </w:r>
      <w:r>
        <w:rPr>
          <w:rFonts w:ascii="Times New Roman" w:hAnsi="Times New Roman" w:eastAsia="Times New Roman"/>
          <w:b w:val="0"/>
          <w:sz w:val="24"/>
        </w:rPr>
        <w:t>6</w:t>
      </w:r>
      <w:r>
        <w:rPr>
          <w:rFonts w:ascii="宋体" w:hAnsi="宋体" w:eastAsia="宋体"/>
          <w:b w:val="0"/>
          <w:sz w:val="24"/>
        </w:rPr>
        <w:t xml:space="preserve">. </w:t>
      </w:r>
      <w:r>
        <w:rPr>
          <w:rFonts w:ascii="Times New Roman" w:hAnsi="Times New Roman" w:eastAsia="Times New Roman"/>
          <w:b w:val="0"/>
          <w:sz w:val="24"/>
        </w:rPr>
        <w:t>3</w:t>
      </w:r>
      <w:r>
        <w:rPr>
          <w:rFonts w:ascii="宋体" w:hAnsi="宋体" w:eastAsia="宋体"/>
          <w:b w:val="0"/>
          <w:sz w:val="24"/>
        </w:rPr>
        <w:t>修改密码测试表所示。</w:t>
      </w:r>
    </w:p>
    <w:p w14:paraId="44A30CAA" w14:textId="77777777" w:rsidR="004E229F" w:rsidRDefault="00000000">
      <w:pPr>
        <w:pStyle w:val="a4"/>
        <w:spacing w:line="360" w:lineRule="auto" w:before="0" w:after="0"/>
        <w:ind w:firstLine="420"/>
        <w:jc w:val="both"/>
        <w:rPr>
          <w:ins w:id="3" w:author="崔建奇" w:date="2026-05-01T23:51:00Z"/>
          <w:rFonts w:ascii="宋体" w:eastAsia="宋体" w:hAnsi="宋体"/>
          <w:sz w:val="24"/>
        </w:rPr>
      </w:pPr>
      <w:r>
        <w:rPr>
          <w:rFonts w:ascii="宋体" w:hAnsi="宋体" w:eastAsia="宋体"/>
          <w:b w:val="0"/>
          <w:sz w:val="24"/>
        </w:rPr>
        <w:t>表</w:t>
      </w:r>
      <w:r>
        <w:rPr>
          <w:rFonts w:ascii="Times New Roman" w:hAnsi="Times New Roman" w:eastAsia="Times New Roman"/>
          <w:b w:val="0"/>
          <w:sz w:val="24"/>
        </w:rPr>
        <w:t>6</w:t>
      </w:r>
      <w:r>
        <w:rPr>
          <w:rFonts w:ascii="宋体" w:hAnsi="宋体" w:eastAsia="宋体"/>
          <w:b w:val="0"/>
          <w:sz w:val="24"/>
        </w:rPr>
        <w:t xml:space="preserve">. </w:t>
      </w:r>
      <w:r>
        <w:rPr>
          <w:rFonts w:ascii="Times New Roman" w:hAnsi="Times New Roman" w:eastAsia="Times New Roman"/>
          <w:b w:val="0"/>
          <w:sz w:val="24"/>
        </w:rPr>
        <w:t>3</w:t>
      </w:r>
    </w:p>
    <w:tbl>
      <w:tblPr>
        <w:tblW w:w="7688" w:type="dxa"/>
        <w:jc w:val="center"/>
        <w:tblBorders>
          <w:top w:val="single" w:sz="12" w:space="0" w:color="auto"/>
          <w:bottom w:val="single" w:sz="12" w:space="0" w:color="auto"/>
          <w:insideH w:val="single" w:sz="4" w:space="0" w:color="auto"/>
          <w:insideV w:val="single" w:sz="4" w:space="0" w:color="auto"/>
        </w:tblBorders>
        <w:tblLayout w:type="fixed"/>
        <w:tblLook w:val="04A0" w:firstRow="1" w:lastRow="0" w:firstColumn="1" w:lastColumn="0" w:noHBand="0" w:noVBand="1"/>
      </w:tblPr>
      <w:tblGrid>
        <w:gridCol w:w="1525"/>
        <w:gridCol w:w="1551"/>
        <w:gridCol w:w="1542"/>
        <w:gridCol w:w="1543"/>
        <w:gridCol w:w="1527"/>
      </w:tblGrid>
      <w:tr w:rsidR="004E229F" w14:paraId="63FB5F26" w14:textId="77777777">
        <w:trPr>
          <w:trHeight w:val="410"/>
          <w:jc w:val="center"/>
        </w:trPr>
        <w:tc>
          <w:tcPr>
            <w:tcW w:w="1525" w:type="dxa"/>
            <w:shd w:val="clear" w:color="auto" w:fill="FFFFFF"/>
            <w:vAlign w:val="center"/>
            <w:tcBorders>
              <w:top w:val="single" w:sz="12" w:space="0" w:color="000000"/>
              <w:left w:val="none" w:sz="0" w:space="0" w:color="000000"/>
              <w:bottom w:val="single" w:sz="6" w:space="0" w:color="000000"/>
              <w:right w:val="none" w:sz="0" w:space="0" w:color="000000"/>
            </w:tcBorders>
          </w:tcPr>
          <w:p w14:paraId="3E29A3FC" w14:textId="77777777" w:rsidR="004E229F" w:rsidRDefault="00000000">
            <w:pPr>
              <w:spacing w:line="360" w:lineRule="auto"/>
              <w:jc w:val="center"/>
              <w:rPr>
                <w:bCs/>
                <w:color w:val="000000" w:themeColor="text1"/>
                <w:szCs w:val="21"/>
              </w:rPr>
            </w:pPr>
            <w:r>
              <w:rPr>
                <w:rFonts w:ascii="宋体" w:hAnsi="宋体" w:eastAsia="宋体"/>
                <w:b w:val="0"/>
                <w:sz w:val="24"/>
              </w:rPr>
              <w:t>模块名称</w:t>
            </w:r>
          </w:p>
        </w:tc>
        <w:tc>
          <w:tcPr>
            <w:tcW w:w="1551" w:type="dxa"/>
            <w:shd w:val="clear" w:color="auto" w:fill="FFFFFF"/>
            <w:vAlign w:val="center"/>
            <w:tcBorders>
              <w:top w:val="single" w:sz="12" w:space="0" w:color="000000"/>
              <w:left w:val="none" w:sz="0" w:space="0" w:color="000000"/>
              <w:bottom w:val="single" w:sz="6" w:space="0" w:color="000000"/>
              <w:right w:val="none" w:sz="0" w:space="0" w:color="000000"/>
            </w:tcBorders>
          </w:tcPr>
          <w:p w14:paraId="5E84C64C" w14:textId="77777777" w:rsidR="004E229F" w:rsidRDefault="00000000">
            <w:pPr>
              <w:spacing w:line="360" w:lineRule="auto"/>
              <w:jc w:val="center"/>
              <w:rPr>
                <w:bCs/>
                <w:color w:val="000000" w:themeColor="text1"/>
                <w:szCs w:val="21"/>
              </w:rPr>
            </w:pPr>
            <w:r>
              <w:rPr>
                <w:rFonts w:ascii="宋体" w:hAnsi="宋体" w:eastAsia="宋体"/>
                <w:b w:val="0"/>
                <w:sz w:val="24"/>
              </w:rPr>
              <w:t>测试用例</w:t>
            </w:r>
          </w:p>
        </w:tc>
        <w:tc>
          <w:tcPr>
            <w:tcW w:w="1542" w:type="dxa"/>
            <w:shd w:val="clear" w:color="auto" w:fill="FFFFFF"/>
            <w:vAlign w:val="center"/>
            <w:tcBorders>
              <w:top w:val="single" w:sz="12" w:space="0" w:color="000000"/>
              <w:left w:val="none" w:sz="0" w:space="0" w:color="000000"/>
              <w:bottom w:val="single" w:sz="6" w:space="0" w:color="000000"/>
              <w:right w:val="none" w:sz="0" w:space="0" w:color="000000"/>
            </w:tcBorders>
          </w:tcPr>
          <w:p w14:paraId="26B843F4" w14:textId="77777777" w:rsidR="004E229F" w:rsidRDefault="00000000">
            <w:pPr>
              <w:spacing w:line="360" w:lineRule="auto"/>
              <w:jc w:val="center"/>
              <w:rPr>
                <w:bCs/>
                <w:color w:val="000000" w:themeColor="text1"/>
                <w:szCs w:val="21"/>
              </w:rPr>
            </w:pPr>
            <w:r>
              <w:rPr>
                <w:rFonts w:ascii="宋体" w:hAnsi="宋体" w:eastAsia="宋体"/>
                <w:b w:val="0"/>
                <w:sz w:val="24"/>
              </w:rPr>
              <w:t>预期结果</w:t>
            </w:r>
          </w:p>
        </w:tc>
        <w:tc>
          <w:tcPr>
            <w:tcW w:w="1543" w:type="dxa"/>
            <w:shd w:val="clear" w:color="auto" w:fill="FFFFFF"/>
            <w:vAlign w:val="center"/>
            <w:tcBorders>
              <w:top w:val="single" w:sz="12" w:space="0" w:color="000000"/>
              <w:left w:val="none" w:sz="0" w:space="0" w:color="000000"/>
              <w:bottom w:val="single" w:sz="6" w:space="0" w:color="000000"/>
              <w:right w:val="none" w:sz="0" w:space="0" w:color="000000"/>
            </w:tcBorders>
          </w:tcPr>
          <w:p w14:paraId="0613A22A" w14:textId="77777777" w:rsidR="004E229F" w:rsidRDefault="00000000">
            <w:pPr>
              <w:spacing w:line="360" w:lineRule="auto"/>
              <w:jc w:val="center"/>
              <w:rPr>
                <w:bCs/>
                <w:color w:val="000000" w:themeColor="text1"/>
                <w:szCs w:val="21"/>
              </w:rPr>
            </w:pPr>
            <w:r>
              <w:rPr>
                <w:rFonts w:ascii="宋体" w:hAnsi="宋体" w:eastAsia="宋体"/>
                <w:b w:val="0"/>
                <w:sz w:val="24"/>
              </w:rPr>
              <w:t>实际结果</w:t>
            </w:r>
          </w:p>
        </w:tc>
        <w:tc>
          <w:tcPr>
            <w:tcW w:w="1527" w:type="dxa"/>
            <w:shd w:val="clear" w:color="auto" w:fill="FFFFFF"/>
            <w:vAlign w:val="center"/>
            <w:tcBorders>
              <w:top w:val="single" w:sz="12" w:space="0" w:color="000000"/>
              <w:left w:val="none" w:sz="0" w:space="0" w:color="000000"/>
              <w:bottom w:val="single" w:sz="6" w:space="0" w:color="000000"/>
              <w:right w:val="none" w:sz="0" w:space="0" w:color="000000"/>
            </w:tcBorders>
          </w:tcPr>
          <w:p w14:paraId="3A40D36A" w14:textId="77777777" w:rsidR="004E229F" w:rsidRDefault="00000000">
            <w:pPr>
              <w:spacing w:line="360" w:lineRule="auto"/>
              <w:jc w:val="center"/>
              <w:rPr>
                <w:bCs/>
                <w:color w:val="000000" w:themeColor="text1"/>
                <w:szCs w:val="21"/>
              </w:rPr>
            </w:pPr>
            <w:r>
              <w:rPr>
                <w:rFonts w:ascii="宋体" w:hAnsi="宋体" w:eastAsia="宋体"/>
                <w:b w:val="0"/>
                <w:sz w:val="24"/>
              </w:rPr>
              <w:t>是否通过</w:t>
            </w:r>
          </w:p>
        </w:tc>
      </w:tr>
      <w:tr w:rsidR="004E229F" w14:paraId="679612B7" w14:textId="77777777">
        <w:trPr>
          <w:trHeight w:val="1242"/>
          <w:jc w:val="center"/>
        </w:trPr>
        <w:tc>
          <w:tcPr>
            <w:tcW w:w="1525" w:type="dxa"/>
            <w:shd w:val="clear" w:color="auto" w:fill="FFFFFF"/>
            <w:vAlign w:val="center"/>
            <w:tcBorders>
              <w:top w:val="none" w:sz="0" w:space="0" w:color="000000"/>
              <w:left w:val="none" w:sz="0" w:space="0" w:color="000000"/>
              <w:bottom w:val="none" w:sz="0" w:space="0" w:color="000000"/>
              <w:right w:val="none" w:sz="0" w:space="0" w:color="000000"/>
            </w:tcBorders>
          </w:tcPr>
          <w:p w14:paraId="3D7E263F" w14:textId="77777777" w:rsidR="004E229F" w:rsidRDefault="00000000">
            <w:pPr>
              <w:spacing w:line="360" w:lineRule="auto"/>
              <w:jc w:val="center"/>
              <w:rPr>
                <w:bCs/>
                <w:color w:val="000000" w:themeColor="text1"/>
                <w:szCs w:val="21"/>
              </w:rPr>
            </w:pPr>
            <w:r>
              <w:rPr>
                <w:rFonts w:ascii="宋体" w:hAnsi="宋体" w:eastAsia="宋体"/>
                <w:b w:val="0"/>
                <w:sz w:val="24"/>
              </w:rPr>
              <w:t>修改密码模块</w:t>
            </w:r>
          </w:p>
        </w:tc>
        <w:tc>
          <w:tcPr>
            <w:tcW w:w="1551" w:type="dxa"/>
            <w:shd w:val="clear" w:color="auto" w:fill="FFFFFF"/>
            <w:vAlign w:val="center"/>
            <w:tcBorders>
              <w:top w:val="none" w:sz="0" w:space="0" w:color="000000"/>
              <w:left w:val="none" w:sz="0" w:space="0" w:color="000000"/>
              <w:bottom w:val="none" w:sz="0" w:space="0" w:color="000000"/>
              <w:right w:val="none" w:sz="0" w:space="0" w:color="000000"/>
            </w:tcBorders>
          </w:tcPr>
          <w:p w14:paraId="2B8E18E1" w14:textId="77777777" w:rsidR="004E229F" w:rsidRDefault="00000000">
            <w:pPr>
              <w:spacing w:line="360" w:lineRule="auto"/>
              <w:jc w:val="center"/>
              <w:rPr>
                <w:bCs/>
                <w:color w:val="000000" w:themeColor="text1"/>
                <w:szCs w:val="21"/>
              </w:rPr>
            </w:pPr>
            <w:r>
              <w:rPr>
                <w:rFonts w:ascii="宋体" w:hAnsi="宋体" w:eastAsia="宋体"/>
                <w:b w:val="0"/>
                <w:sz w:val="24"/>
              </w:rPr>
              <w:t>原密码：</w:t>
            </w:r>
            <w:r>
              <w:rPr>
                <w:rFonts w:ascii="Times New Roman" w:hAnsi="Times New Roman" w:eastAsia="Times New Roman"/>
                <w:b w:val="0"/>
                <w:sz w:val="24"/>
              </w:rPr>
              <w:t>666</w:t>
            </w:r>
          </w:p>
          <w:p w14:paraId="055D28FD" w14:textId="77777777" w:rsidR="004E229F" w:rsidRDefault="00000000">
            <w:pPr>
              <w:spacing w:line="360" w:lineRule="auto"/>
              <w:jc w:val="center"/>
              <w:rPr>
                <w:bCs/>
                <w:color w:val="000000" w:themeColor="text1"/>
                <w:szCs w:val="21"/>
              </w:rPr>
            </w:pPr>
            <w:r>
              <w:rPr>
                <w:rFonts w:ascii="宋体" w:hAnsi="宋体" w:eastAsia="宋体"/>
                <w:b w:val="0"/>
                <w:sz w:val="24"/>
              </w:rPr>
              <w:t>新密码：</w:t>
            </w:r>
            <w:r>
              <w:rPr>
                <w:rFonts w:ascii="Times New Roman" w:hAnsi="Times New Roman" w:eastAsia="Times New Roman"/>
                <w:b w:val="0"/>
                <w:sz w:val="24"/>
              </w:rPr>
              <w:t>123</w:t>
            </w:r>
          </w:p>
          <w:p w14:paraId="61FA1CB1" w14:textId="77777777" w:rsidR="004E229F" w:rsidRDefault="00000000">
            <w:pPr>
              <w:spacing w:line="360" w:lineRule="auto"/>
              <w:jc w:val="center"/>
              <w:rPr>
                <w:bCs/>
                <w:color w:val="000000" w:themeColor="text1"/>
                <w:szCs w:val="21"/>
              </w:rPr>
            </w:pPr>
            <w:r>
              <w:rPr>
                <w:rFonts w:ascii="宋体" w:hAnsi="宋体" w:eastAsia="宋体"/>
                <w:b w:val="0"/>
                <w:sz w:val="24"/>
              </w:rPr>
              <w:t>确认密码：</w:t>
            </w:r>
            <w:r>
              <w:rPr>
                <w:rFonts w:ascii="Times New Roman" w:hAnsi="Times New Roman" w:eastAsia="Times New Roman"/>
                <w:b w:val="0"/>
                <w:sz w:val="24"/>
              </w:rPr>
              <w:t>123</w:t>
            </w:r>
            <w:r>
              <w:rPr>
                <w:rFonts w:ascii="宋体" w:hAnsi="宋体" w:eastAsia="宋体"/>
                <w:b w:val="0"/>
                <w:sz w:val="24"/>
              </w:rPr>
              <w:t xml:space="preserve">  </w:t>
            </w:r>
          </w:p>
        </w:tc>
        <w:tc>
          <w:tcPr>
            <w:tcW w:w="1542" w:type="dxa"/>
            <w:shd w:val="clear" w:color="auto" w:fill="FFFFFF"/>
            <w:vAlign w:val="center"/>
            <w:tcBorders>
              <w:top w:val="none" w:sz="0" w:space="0" w:color="000000"/>
              <w:left w:val="none" w:sz="0" w:space="0" w:color="000000"/>
              <w:bottom w:val="none" w:sz="0" w:space="0" w:color="000000"/>
              <w:right w:val="none" w:sz="0" w:space="0" w:color="000000"/>
            </w:tcBorders>
          </w:tcPr>
          <w:p w14:paraId="532BA7A3"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弹出错误提示，提示原密码错误</w:t>
            </w:r>
          </w:p>
        </w:tc>
        <w:tc>
          <w:tcPr>
            <w:tcW w:w="1543" w:type="dxa"/>
            <w:shd w:val="clear" w:color="auto" w:fill="FFFFFF"/>
            <w:vAlign w:val="center"/>
            <w:tcBorders>
              <w:top w:val="none" w:sz="0" w:space="0" w:color="000000"/>
              <w:left w:val="none" w:sz="0" w:space="0" w:color="000000"/>
              <w:bottom w:val="none" w:sz="0" w:space="0" w:color="000000"/>
              <w:right w:val="none" w:sz="0" w:space="0" w:color="000000"/>
            </w:tcBorders>
          </w:tcPr>
          <w:p w14:paraId="4CCB0349"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弹出错误提示，提示原密码错误</w:t>
            </w:r>
          </w:p>
        </w:tc>
        <w:tc>
          <w:tcPr>
            <w:tcW w:w="1527" w:type="dxa"/>
            <w:shd w:val="clear" w:color="auto" w:fill="FFFFFF"/>
            <w:vAlign w:val="center"/>
            <w:tcBorders>
              <w:top w:val="none" w:sz="0" w:space="0" w:color="000000"/>
              <w:left w:val="none" w:sz="0" w:space="0" w:color="000000"/>
              <w:bottom w:val="none" w:sz="0" w:space="0" w:color="000000"/>
              <w:right w:val="none" w:sz="0" w:space="0" w:color="000000"/>
            </w:tcBorders>
          </w:tcPr>
          <w:p w14:paraId="2349F704" w14:textId="77777777" w:rsidR="004E229F" w:rsidRDefault="00000000">
            <w:pPr>
              <w:spacing w:line="360" w:lineRule="auto"/>
              <w:jc w:val="center"/>
              <w:rPr>
                <w:bCs/>
                <w:color w:val="000000" w:themeColor="text1"/>
                <w:szCs w:val="21"/>
              </w:rPr>
            </w:pPr>
            <w:r>
              <w:rPr>
                <w:rFonts w:ascii="宋体" w:hAnsi="宋体" w:eastAsia="宋体"/>
                <w:b w:val="0"/>
                <w:sz w:val="24"/>
              </w:rPr>
              <w:t>通过</w:t>
            </w:r>
          </w:p>
        </w:tc>
      </w:tr>
      <w:tr w:rsidR="004E229F" w14:paraId="73828AEE" w14:textId="77777777">
        <w:trPr>
          <w:trHeight w:val="1229"/>
          <w:jc w:val="center"/>
        </w:trPr>
        <w:tc>
          <w:tcPr>
            <w:tcW w:w="1525" w:type="dxa"/>
            <w:shd w:val="clear" w:color="auto" w:fill="FFFFFF"/>
            <w:vAlign w:val="center"/>
            <w:tcBorders>
              <w:top w:val="none" w:sz="0" w:space="0" w:color="000000"/>
              <w:left w:val="none" w:sz="0" w:space="0" w:color="000000"/>
              <w:bottom w:val="none" w:sz="0" w:space="0" w:color="000000"/>
              <w:right w:val="none" w:sz="0" w:space="0" w:color="000000"/>
            </w:tcBorders>
          </w:tcPr>
          <w:p w14:paraId="0358F484" w14:textId="77777777" w:rsidR="004E229F" w:rsidRDefault="00000000">
            <w:pPr>
              <w:spacing w:line="360" w:lineRule="auto"/>
              <w:jc w:val="center"/>
              <w:rPr>
                <w:bCs/>
                <w:color w:val="000000" w:themeColor="text1"/>
                <w:szCs w:val="21"/>
              </w:rPr>
            </w:pPr>
            <w:r>
              <w:rPr>
                <w:rFonts w:ascii="宋体" w:hAnsi="宋体" w:eastAsia="宋体"/>
                <w:b w:val="0"/>
                <w:sz w:val="24"/>
              </w:rPr>
              <w:t>修改密码模块</w:t>
            </w:r>
          </w:p>
        </w:tc>
        <w:tc>
          <w:tcPr>
            <w:tcW w:w="1551" w:type="dxa"/>
            <w:shd w:val="clear" w:color="auto" w:fill="FFFFFF"/>
            <w:vAlign w:val="center"/>
            <w:tcBorders>
              <w:top w:val="none" w:sz="0" w:space="0" w:color="000000"/>
              <w:left w:val="none" w:sz="0" w:space="0" w:color="000000"/>
              <w:bottom w:val="none" w:sz="0" w:space="0" w:color="000000"/>
              <w:right w:val="none" w:sz="0" w:space="0" w:color="000000"/>
            </w:tcBorders>
          </w:tcPr>
          <w:p w14:paraId="06A90D00" w14:textId="77777777" w:rsidR="004E229F" w:rsidRDefault="00000000">
            <w:pPr>
              <w:spacing w:line="360" w:lineRule="auto"/>
              <w:jc w:val="center"/>
              <w:rPr>
                <w:bCs/>
                <w:color w:val="000000" w:themeColor="text1"/>
                <w:szCs w:val="21"/>
              </w:rPr>
            </w:pPr>
            <w:r>
              <w:rPr>
                <w:rFonts w:ascii="宋体" w:hAnsi="宋体" w:eastAsia="宋体"/>
                <w:b w:val="0"/>
                <w:sz w:val="24"/>
              </w:rPr>
              <w:t>原密码：</w:t>
            </w:r>
            <w:r>
              <w:rPr>
                <w:rFonts w:ascii="Times New Roman" w:hAnsi="Times New Roman" w:eastAsia="Times New Roman"/>
                <w:b w:val="0"/>
                <w:sz w:val="24"/>
              </w:rPr>
              <w:t>001</w:t>
            </w:r>
            <w:r>
              <w:rPr>
                <w:rFonts w:ascii="宋体" w:hAnsi="宋体" w:eastAsia="宋体"/>
                <w:b w:val="0"/>
                <w:sz w:val="24"/>
              </w:rPr>
              <w:t xml:space="preserve">   新密码：</w:t>
            </w:r>
            <w:r>
              <w:rPr>
                <w:rFonts w:ascii="Times New Roman" w:hAnsi="Times New Roman" w:eastAsia="Times New Roman"/>
                <w:b w:val="0"/>
                <w:sz w:val="24"/>
              </w:rPr>
              <w:t>123</w:t>
            </w:r>
          </w:p>
          <w:p w14:paraId="1E647073" w14:textId="77777777" w:rsidR="004E229F" w:rsidRDefault="00000000">
            <w:pPr>
              <w:spacing w:line="360" w:lineRule="auto"/>
              <w:jc w:val="center"/>
              <w:rPr>
                <w:bCs/>
                <w:color w:val="000000" w:themeColor="text1"/>
                <w:szCs w:val="21"/>
              </w:rPr>
            </w:pPr>
            <w:r>
              <w:rPr>
                <w:rFonts w:ascii="宋体" w:hAnsi="宋体" w:eastAsia="宋体"/>
                <w:b w:val="0"/>
                <w:sz w:val="24"/>
              </w:rPr>
              <w:t>确认密码：</w:t>
            </w:r>
            <w:r>
              <w:rPr>
                <w:rFonts w:ascii="Times New Roman" w:hAnsi="Times New Roman" w:eastAsia="Times New Roman"/>
                <w:b w:val="0"/>
                <w:sz w:val="24"/>
              </w:rPr>
              <w:t>333</w:t>
            </w:r>
            <w:r>
              <w:rPr>
                <w:rFonts w:ascii="宋体" w:hAnsi="宋体" w:eastAsia="宋体"/>
                <w:b w:val="0"/>
                <w:sz w:val="24"/>
              </w:rPr>
              <w:t xml:space="preserve">  </w:t>
            </w:r>
          </w:p>
        </w:tc>
        <w:tc>
          <w:tcPr>
            <w:tcW w:w="1542" w:type="dxa"/>
            <w:shd w:val="clear" w:color="auto" w:fill="FFFFFF"/>
            <w:vAlign w:val="center"/>
            <w:tcBorders>
              <w:top w:val="none" w:sz="0" w:space="0" w:color="000000"/>
              <w:left w:val="none" w:sz="0" w:space="0" w:color="000000"/>
              <w:bottom w:val="none" w:sz="0" w:space="0" w:color="000000"/>
              <w:right w:val="none" w:sz="0" w:space="0" w:color="000000"/>
            </w:tcBorders>
          </w:tcPr>
          <w:p w14:paraId="0E3AAF24"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弹出错误提示，提示确认密码不一致</w:t>
            </w:r>
          </w:p>
        </w:tc>
        <w:tc>
          <w:tcPr>
            <w:tcW w:w="1543" w:type="dxa"/>
            <w:shd w:val="clear" w:color="auto" w:fill="FFFFFF"/>
            <w:vAlign w:val="center"/>
            <w:tcBorders>
              <w:top w:val="none" w:sz="0" w:space="0" w:color="000000"/>
              <w:left w:val="none" w:sz="0" w:space="0" w:color="000000"/>
              <w:bottom w:val="none" w:sz="0" w:space="0" w:color="000000"/>
              <w:right w:val="none" w:sz="0" w:space="0" w:color="000000"/>
            </w:tcBorders>
          </w:tcPr>
          <w:p w14:paraId="7C5DB6DD" w14:textId="77777777" w:rsidR="004E229F" w:rsidRDefault="00000000">
            <w:pPr>
              <w:spacing w:line="360" w:lineRule="auto"/>
              <w:jc w:val="center"/>
              <w:rPr>
                <w:bCs/>
                <w:color w:val="000000" w:themeColor="text1"/>
                <w:szCs w:val="21"/>
              </w:rPr>
            </w:pPr>
            <w:r>
              <w:rPr>
                <w:rFonts w:ascii="宋体" w:hAnsi="宋体" w:eastAsia="宋体"/>
                <w:b w:val="0"/>
                <w:sz w:val="24"/>
              </w:rPr>
              <w:t>弹出错误提示，提示确认密码不一致</w:t>
            </w:r>
          </w:p>
        </w:tc>
        <w:tc>
          <w:tcPr>
            <w:tcW w:w="1527" w:type="dxa"/>
            <w:shd w:val="clear" w:color="auto" w:fill="FFFFFF"/>
            <w:vAlign w:val="center"/>
            <w:tcBorders>
              <w:top w:val="none" w:sz="0" w:space="0" w:color="000000"/>
              <w:left w:val="none" w:sz="0" w:space="0" w:color="000000"/>
              <w:bottom w:val="none" w:sz="0" w:space="0" w:color="000000"/>
              <w:right w:val="none" w:sz="0" w:space="0" w:color="000000"/>
            </w:tcBorders>
          </w:tcPr>
          <w:p w14:paraId="323D44BB" w14:textId="77777777" w:rsidR="004E229F" w:rsidRDefault="00000000">
            <w:pPr>
              <w:spacing w:line="360" w:lineRule="auto"/>
              <w:jc w:val="center"/>
              <w:rPr>
                <w:bCs/>
                <w:color w:val="000000" w:themeColor="text1"/>
                <w:szCs w:val="21"/>
              </w:rPr>
            </w:pPr>
            <w:r>
              <w:rPr>
                <w:rFonts w:ascii="宋体" w:hAnsi="宋体" w:eastAsia="宋体"/>
                <w:b w:val="0"/>
                <w:sz w:val="24"/>
              </w:rPr>
              <w:t>通过</w:t>
            </w:r>
          </w:p>
        </w:tc>
      </w:tr>
      <w:tr w:rsidR="004E229F" w14:paraId="25A78918" w14:textId="77777777">
        <w:trPr>
          <w:trHeight w:val="1242"/>
          <w:jc w:val="center"/>
        </w:trPr>
        <w:tc>
          <w:tcPr>
            <w:tcW w:w="1525" w:type="dxa"/>
            <w:shd w:val="clear" w:color="auto" w:fill="FFFFFF"/>
            <w:vAlign w:val="center"/>
            <w:tcBorders>
              <w:top w:val="none" w:sz="0" w:space="0" w:color="000000"/>
              <w:left w:val="none" w:sz="0" w:space="0" w:color="000000"/>
              <w:bottom w:val="single" w:sz="12" w:space="0" w:color="000000"/>
              <w:right w:val="none" w:sz="0" w:space="0" w:color="000000"/>
            </w:tcBorders>
          </w:tcPr>
          <w:p w14:paraId="7218B3DC" w14:textId="77777777" w:rsidR="004E229F" w:rsidRDefault="00000000">
            <w:pPr>
              <w:spacing w:line="360" w:lineRule="auto"/>
              <w:jc w:val="center"/>
              <w:rPr>
                <w:bCs/>
                <w:color w:val="000000" w:themeColor="text1"/>
                <w:szCs w:val="21"/>
              </w:rPr>
            </w:pPr>
            <w:r>
              <w:rPr>
                <w:rFonts w:ascii="宋体" w:hAnsi="宋体" w:eastAsia="宋体"/>
                <w:b w:val="0"/>
                <w:sz w:val="24"/>
              </w:rPr>
              <w:t>修改密码模块</w:t>
            </w:r>
          </w:p>
        </w:tc>
        <w:tc>
          <w:tcPr>
            <w:tcW w:w="1551" w:type="dxa"/>
            <w:shd w:val="clear" w:color="auto" w:fill="FFFFFF"/>
            <w:vAlign w:val="center"/>
            <w:tcBorders>
              <w:top w:val="none" w:sz="0" w:space="0" w:color="000000"/>
              <w:left w:val="none" w:sz="0" w:space="0" w:color="000000"/>
              <w:bottom w:val="single" w:sz="12" w:space="0" w:color="000000"/>
              <w:right w:val="none" w:sz="0" w:space="0" w:color="000000"/>
            </w:tcBorders>
          </w:tcPr>
          <w:p w14:paraId="38B8F23D" w14:textId="77777777" w:rsidR="004E229F" w:rsidRDefault="00000000">
            <w:pPr>
              <w:spacing w:line="360" w:lineRule="auto"/>
              <w:jc w:val="center"/>
              <w:rPr>
                <w:bCs/>
                <w:color w:val="000000" w:themeColor="text1"/>
                <w:szCs w:val="21"/>
              </w:rPr>
            </w:pPr>
            <w:r>
              <w:rPr>
                <w:rFonts w:ascii="宋体" w:hAnsi="宋体" w:eastAsia="宋体"/>
                <w:b w:val="0"/>
                <w:sz w:val="24"/>
              </w:rPr>
              <w:t>原密码：</w:t>
            </w:r>
            <w:r>
              <w:rPr>
                <w:rFonts w:ascii="Times New Roman" w:hAnsi="Times New Roman" w:eastAsia="Times New Roman"/>
                <w:b w:val="0"/>
                <w:sz w:val="24"/>
              </w:rPr>
              <w:t>001</w:t>
            </w:r>
            <w:r>
              <w:rPr>
                <w:rFonts w:ascii="宋体" w:hAnsi="宋体" w:eastAsia="宋体"/>
                <w:b w:val="0"/>
                <w:sz w:val="24"/>
              </w:rPr>
              <w:t xml:space="preserve">   新密码：</w:t>
            </w:r>
            <w:r>
              <w:rPr>
                <w:rFonts w:ascii="Times New Roman" w:hAnsi="Times New Roman" w:eastAsia="Times New Roman"/>
                <w:b w:val="0"/>
                <w:sz w:val="24"/>
              </w:rPr>
              <w:t>123</w:t>
            </w:r>
          </w:p>
          <w:p w14:paraId="2A31D69E" w14:textId="77777777" w:rsidR="004E229F" w:rsidRDefault="00000000">
            <w:pPr>
              <w:spacing w:line="360" w:lineRule="auto"/>
              <w:jc w:val="center"/>
              <w:rPr>
                <w:bCs/>
                <w:color w:val="000000" w:themeColor="text1"/>
                <w:szCs w:val="21"/>
              </w:rPr>
            </w:pPr>
            <w:r>
              <w:rPr>
                <w:rFonts w:ascii="宋体" w:hAnsi="宋体" w:eastAsia="宋体"/>
                <w:b w:val="0"/>
                <w:sz w:val="24"/>
              </w:rPr>
              <w:t>确认密码：</w:t>
            </w:r>
            <w:r>
              <w:rPr>
                <w:rFonts w:ascii="Times New Roman" w:hAnsi="Times New Roman" w:eastAsia="Times New Roman"/>
                <w:b w:val="0"/>
                <w:sz w:val="24"/>
              </w:rPr>
              <w:t>123</w:t>
            </w:r>
            <w:r>
              <w:rPr>
                <w:rFonts w:ascii="宋体" w:hAnsi="宋体" w:eastAsia="宋体"/>
                <w:b w:val="0"/>
                <w:sz w:val="24"/>
              </w:rPr>
              <w:t xml:space="preserve">  </w:t>
            </w:r>
          </w:p>
        </w:tc>
        <w:tc>
          <w:tcPr>
            <w:tcW w:w="1542" w:type="dxa"/>
            <w:shd w:val="clear" w:color="auto" w:fill="FFFFFF"/>
            <w:vAlign w:val="center"/>
            <w:tcBorders>
              <w:top w:val="none" w:sz="0" w:space="0" w:color="000000"/>
              <w:left w:val="none" w:sz="0" w:space="0" w:color="000000"/>
              <w:bottom w:val="single" w:sz="12" w:space="0" w:color="000000"/>
              <w:right w:val="none" w:sz="0" w:space="0" w:color="000000"/>
            </w:tcBorders>
          </w:tcPr>
          <w:p w14:paraId="550337AD" w14:textId="77777777" w:rsidR="004E229F" w:rsidRDefault="00000000">
            <w:pPr>
              <w:spacing w:line="360" w:lineRule="auto"/>
              <w:jc w:val="center"/>
              <w:rPr>
                <w:bCs/>
                <w:color w:val="000000" w:themeColor="text1"/>
                <w:szCs w:val="21"/>
              </w:rPr>
            </w:pPr>
            <w:r>
              <w:rPr>
                <w:rFonts w:ascii="宋体" w:hAnsi="宋体" w:eastAsia="宋体"/>
                <w:b w:val="0"/>
                <w:sz w:val="24"/>
              </w:rPr>
              <w:t>密码修改成功</w:t>
            </w:r>
          </w:p>
        </w:tc>
        <w:tc>
          <w:tcPr>
            <w:tcW w:w="1543" w:type="dxa"/>
            <w:shd w:val="clear" w:color="auto" w:fill="FFFFFF"/>
            <w:vAlign w:val="center"/>
            <w:tcBorders>
              <w:top w:val="none" w:sz="0" w:space="0" w:color="000000"/>
              <w:left w:val="none" w:sz="0" w:space="0" w:color="000000"/>
              <w:bottom w:val="single" w:sz="12" w:space="0" w:color="000000"/>
              <w:right w:val="none" w:sz="0" w:space="0" w:color="000000"/>
            </w:tcBorders>
          </w:tcPr>
          <w:p w14:paraId="777BBE3D" w14:textId="77777777" w:rsidR="004E229F" w:rsidRDefault="00000000">
            <w:pPr>
              <w:spacing w:line="360" w:lineRule="auto"/>
              <w:jc w:val="center"/>
              <w:rPr>
                <w:bCs/>
                <w:color w:val="000000" w:themeColor="text1"/>
                <w:szCs w:val="21"/>
              </w:rPr>
            </w:pPr>
            <w:r>
              <w:rPr>
                <w:rFonts w:ascii="宋体" w:hAnsi="宋体" w:eastAsia="宋体"/>
                <w:b w:val="0"/>
                <w:sz w:val="24"/>
              </w:rPr>
              <w:t>密码修改成功</w:t>
            </w:r>
          </w:p>
        </w:tc>
        <w:tc>
          <w:tcPr>
            <w:tcW w:w="1527" w:type="dxa"/>
            <w:shd w:val="clear" w:color="auto" w:fill="FFFFFF"/>
            <w:vAlign w:val="center"/>
            <w:tcBorders>
              <w:top w:val="none" w:sz="0" w:space="0" w:color="000000"/>
              <w:left w:val="none" w:sz="0" w:space="0" w:color="000000"/>
              <w:bottom w:val="single" w:sz="12" w:space="0" w:color="000000"/>
              <w:right w:val="none" w:sz="0" w:space="0" w:color="000000"/>
            </w:tcBorders>
          </w:tcPr>
          <w:p w14:paraId="613E148E" w14:textId="77777777" w:rsidR="004E229F" w:rsidRDefault="00000000">
            <w:pPr>
              <w:spacing w:line="360" w:lineRule="auto"/>
              <w:jc w:val="center"/>
              <w:rPr>
                <w:bCs/>
                <w:color w:val="000000" w:themeColor="text1"/>
                <w:szCs w:val="21"/>
              </w:rPr>
            </w:pPr>
            <w:r>
              <w:rPr>
                <w:rFonts w:ascii="宋体" w:hAnsi="宋体" w:eastAsia="宋体"/>
                <w:b w:val="0"/>
                <w:sz w:val="24"/>
              </w:rPr>
              <w:t>通过</w:t>
            </w:r>
          </w:p>
        </w:tc>
      </w:tr>
    </w:tbl>
    <w:p w14:paraId="27431AB6" w14:textId="77777777" w:rsidR="004E229F" w:rsidRDefault="004E229F">
      <w:pPr>
        <w:rPr>
          <w:color w:val="000000" w:themeColor="text1"/>
        </w:rPr>
      </w:pPr>
    </w:p>
    <w:p w14:paraId="54648C69" w14:textId="77777777" w:rsidR="004E229F" w:rsidRDefault="00000000">
      <w:pPr>
        <w:spacing w:lineRule="auto" w:line="240" w:before="0" w:after="0"/>
        <w:jc w:val="left"/>
        <w:outlineLvl w:val="1"/>
        <w:rPr>
          <w:rFonts w:eastAsia="黑体"/>
          <w:color w:val="000000" w:themeColor="text1"/>
          <w:sz w:val="30"/>
          <w:szCs w:val="30"/>
        </w:rPr>
      </w:pPr>
      <w:r>
        <w:rPr>
          <w:rFonts w:ascii="Times New Roman" w:hAnsi="Times New Roman" w:eastAsia="Times New Roman"/>
          <w:b/>
          <w:sz w:val="24"/>
        </w:rPr>
        <w:t>6</w:t>
      </w:r>
      <w:r>
        <w:rPr>
          <w:rFonts w:ascii="黑体" w:hAnsi="黑体" w:eastAsia="黑体"/>
          <w:b/>
          <w:sz w:val="24"/>
        </w:rPr>
        <w:t>.</w:t>
      </w:r>
      <w:r>
        <w:rPr>
          <w:rFonts w:ascii="Times New Roman" w:hAnsi="Times New Roman" w:eastAsia="Times New Roman"/>
          <w:b/>
          <w:sz w:val="24"/>
        </w:rPr>
        <w:t>4</w:t>
      </w:r>
      <w:r>
        <w:rPr>
          <w:rFonts w:ascii="黑体" w:hAnsi="黑体" w:eastAsia="黑体"/>
          <w:b/>
          <w:sz w:val="24"/>
        </w:rPr>
        <w:t xml:space="preserve">  测试结论</w:t>
      </w:r>
    </w:p>
    <w:p w14:paraId="306B7F3F" w14:textId="77777777" w:rsidR="004E229F" w:rsidRDefault="00000000">
      <w:pPr>
        <w:widowControl/>
        <w:spacing w:line="360" w:lineRule="auto" w:before="0" w:after="0"/>
        <w:ind w:firstLineChars="200" w:firstLine="480"/>
        <w:jc w:val="both"/>
        <w:rPr>
          <w:rFonts w:ascii="宋体" w:hAnsi="宋体" w:cs="宋体"/>
          <w:kern w:val="0"/>
          <w:sz w:val="24"/>
          <w:szCs w:val="12"/>
          <w:lang w:bidi="ar"/>
        </w:rPr>
      </w:pPr>
      <w:r>
        <w:rPr>
          <w:rFonts w:ascii="宋体" w:hAnsi="宋体" w:eastAsia="宋体"/>
          <w:b w:val="0"/>
          <w:sz w:val="24"/>
        </w:rPr>
        <w:t>系统测试工作要严格按照预先设定好的方案来开展，按照步骤有序地推进，不能着急，保证每个测试环节都能落到实处。测试时要针对每一项测试的结果做好详细的记录，保留好所有的测试数据，方便后期查找问题，加以改进。最好使用自动化的测试方法，相比人工测试，自动化测试可以提高测试的工作效率，并能保障测试结果的准确性与稳定性，不会出现人工测试因疲劳产生的操作错误或者遗漏等情况，而且自动化测试能够一直保持高效的运转状态，不用担心会因为疲劳而产生误差。</w:t>
      </w:r>
    </w:p>
    <w:p w14:paraId="26FD6B54" w14:textId="77777777" w:rsidR="004E229F" w:rsidRDefault="00000000">
      <w:pPr>
        <w:widowControl/>
        <w:spacing w:line="360" w:lineRule="auto" w:before="0" w:after="0"/>
        <w:ind w:firstLineChars="200" w:firstLine="480"/>
        <w:jc w:val="both"/>
        <w:rPr>
          <w:rFonts w:ascii="宋体" w:hAnsi="宋体" w:cs="宋体"/>
          <w:kern w:val="0"/>
          <w:sz w:val="24"/>
          <w:szCs w:val="12"/>
          <w:lang w:bidi="ar"/>
        </w:rPr>
      </w:pPr>
      <w:r>
        <w:rPr>
          <w:rFonts w:ascii="宋体" w:hAnsi="宋体" w:eastAsia="宋体"/>
          <w:b w:val="0"/>
          <w:sz w:val="24"/>
        </w:rPr>
        <w:t>测试时要全神贯注，随时留意测试情况，发觉运行有异常就马上着手改善，保证问题能即时得到处理。测试结束以后，要把所有的测试文档以及结果数据好好保存下来，给之后的测试工作给予参照和支持。</w:t>
      </w:r>
    </w:p>
    <w:p w14:paraId="630B4E61" w14:textId="77777777" w:rsidR="004E229F" w:rsidRDefault="00000000">
      <w:pPr>
        <w:widowControl/>
        <w:spacing w:line="360" w:lineRule="auto" w:before="0" w:after="0"/>
        <w:ind w:firstLineChars="200" w:firstLine="480"/>
        <w:jc w:val="both"/>
        <w:rPr>
          <w:rFonts w:ascii="宋体" w:hAnsi="宋体" w:cs="宋体"/>
          <w:kern w:val="0"/>
          <w:sz w:val="24"/>
          <w:szCs w:val="12"/>
          <w:lang w:bidi="ar"/>
        </w:rPr>
      </w:pPr>
      <w:r>
        <w:rPr>
          <w:rFonts w:ascii="宋体" w:hAnsi="宋体" w:eastAsia="宋体"/>
          <w:b w:val="0"/>
          <w:sz w:val="24"/>
        </w:rPr>
        <w:t>同时也可以从这次的测试中看出，系统设计之初的想法梳理是十分重要的，只有先想好设计的思路，确定好开发的方向，才能够写出规范合理的代码。而逻辑清晰，结构严谨的代码不仅可以减少测试过程中出现的问题，还可以节省大量的后期调试时间，避免重复的操作，提高整个开发的效率。</w:t>
      </w:r>
    </w:p>
    <w:p w14:paraId="43CAC969" w14:textId="77777777" w:rsidR="004E229F" w:rsidRDefault="004E229F">
      <w:pPr>
        <w:widowControl/>
        <w:spacing w:after="120" w:line="360" w:lineRule="auto"/>
        <w:ind w:firstLineChars="200" w:firstLine="480"/>
        <w:rPr>
          <w:rFonts w:ascii="宋体" w:hAnsi="宋体" w:cs="宋体"/>
          <w:kern w:val="0"/>
          <w:sz w:val="24"/>
          <w:szCs w:val="12"/>
          <w:lang w:bidi="ar"/>
        </w:rPr>
      </w:pPr>
    </w:p>
    <w:p w14:paraId="559DA9BE" w14:textId="77777777" w:rsidR="004E229F" w:rsidRDefault="00000000">
      <w:pPr>
        <w:spacing w:beforeLines="50" w:before="0" w:afterLines="50" w:after="0" w:lineRule="auto" w:line="240"/>
        <w:jc w:val="left"/>
        <w:outlineLvl w:val="0"/>
        <w:rPr>
          <w:rFonts w:eastAsia="黑体"/>
          <w:color w:val="000000" w:themeColor="text1"/>
          <w:sz w:val="36"/>
          <w:szCs w:val="36"/>
        </w:rPr>
      </w:pPr>
      <w:r>
        <w:rPr>
          <w:rFonts w:ascii="Times New Roman" w:hAnsi="Times New Roman" w:eastAsia="Times New Roman"/>
          <w:b/>
          <w:sz w:val="28"/>
        </w:rPr>
        <w:t>7</w:t>
      </w:r>
      <w:r>
        <w:rPr>
          <w:rFonts w:ascii="黑体" w:hAnsi="黑体" w:eastAsia="黑体"/>
          <w:b/>
          <w:sz w:val="28"/>
        </w:rPr>
        <w:t xml:space="preserve"> 结  论</w:t>
      </w:r>
    </w:p>
    <w:p w14:paraId="1C85CDBE" w14:textId="77777777" w:rsidR="004E229F" w:rsidRDefault="00000000">
      <w:pPr>
        <w:widowControl/>
        <w:spacing w:line="360" w:lineRule="auto" w:before="0" w:after="0"/>
        <w:ind w:firstLineChars="200" w:firstLine="480"/>
        <w:jc w:val="both"/>
        <w:rPr>
          <w:rFonts w:ascii="宋体" w:hAnsi="宋体" w:cs="宋体"/>
          <w:kern w:val="0"/>
          <w:sz w:val="24"/>
          <w:szCs w:val="12"/>
          <w:lang w:bidi="ar"/>
        </w:rPr>
      </w:pPr>
      <w:r>
        <w:rPr>
          <w:rFonts w:ascii="宋体" w:hAnsi="宋体" w:eastAsia="宋体"/>
          <w:b w:val="0"/>
          <w:sz w:val="24"/>
        </w:rPr>
        <w:t>这次租房网站的开发主要是搭建了一个公平、包容、好用的服务平台，既符合用户实际使用的需要，又达到我自己最初想达到的开发方向和目的。从技术方面来说，我主要采用了</w:t>
      </w:r>
      <w:r>
        <w:rPr>
          <w:rFonts w:ascii="Times New Roman" w:hAnsi="Times New Roman" w:eastAsia="Times New Roman"/>
          <w:b w:val="0"/>
          <w:sz w:val="24"/>
        </w:rPr>
        <w:t>Java</w:t>
      </w:r>
      <w:r>
        <w:rPr>
          <w:rFonts w:ascii="宋体" w:hAnsi="宋体" w:eastAsia="宋体"/>
          <w:b w:val="0"/>
          <w:sz w:val="24"/>
        </w:rPr>
        <w:t>语言和</w:t>
      </w:r>
      <w:r>
        <w:rPr>
          <w:rFonts w:ascii="Times New Roman" w:hAnsi="Times New Roman" w:eastAsia="Times New Roman"/>
          <w:b w:val="0"/>
          <w:sz w:val="24"/>
        </w:rPr>
        <w:t>MySQL</w:t>
      </w:r>
      <w:r>
        <w:rPr>
          <w:rFonts w:ascii="宋体" w:hAnsi="宋体" w:eastAsia="宋体"/>
          <w:b w:val="0"/>
          <w:sz w:val="24"/>
        </w:rPr>
        <w:t>数据库这两种非常常用的技术，它们都有非常明显的优点，都是保证系统稳定运行的重要因素，而且我对这些技术的掌握也非常熟练，这也为我以后的学习发展打下了很好的基础。利用这些技术和我对于系统的需求、各个模块的详细分析以及有针对性的设计，在经过全面的测试之后可以顺利运行，并且完全能满足用户的各种使用需求。</w:t>
      </w:r>
    </w:p>
    <w:p w14:paraId="5432C531" w14:textId="77777777" w:rsidR="004E229F" w:rsidRDefault="00000000">
      <w:pPr>
        <w:widowControl/>
        <w:spacing w:line="360" w:lineRule="auto" w:before="0" w:after="0"/>
        <w:ind w:firstLineChars="200" w:firstLine="480"/>
        <w:jc w:val="both"/>
        <w:rPr>
          <w:rFonts w:ascii="宋体" w:hAnsi="宋体" w:cs="宋体"/>
          <w:kern w:val="0"/>
          <w:sz w:val="24"/>
          <w:szCs w:val="12"/>
          <w:lang w:bidi="ar"/>
        </w:rPr>
      </w:pPr>
      <w:r>
        <w:rPr>
          <w:rFonts w:ascii="宋体" w:hAnsi="宋体" w:eastAsia="宋体"/>
          <w:b w:val="0"/>
          <w:sz w:val="24"/>
        </w:rPr>
        <w:t>本次开发全部使用</w:t>
      </w:r>
      <w:r>
        <w:rPr>
          <w:rFonts w:ascii="Times New Roman" w:hAnsi="Times New Roman" w:eastAsia="Times New Roman"/>
          <w:b w:val="0"/>
          <w:sz w:val="24"/>
        </w:rPr>
        <w:t>Java</w:t>
      </w:r>
      <w:r>
        <w:rPr>
          <w:rFonts w:ascii="宋体" w:hAnsi="宋体" w:eastAsia="宋体"/>
          <w:b w:val="0"/>
          <w:sz w:val="24"/>
        </w:rPr>
        <w:t>语言，其操作简单且不需要依赖任何平台，而且具有面向对象的特点使得开发更加方便快捷，再加上</w:t>
      </w:r>
      <w:r>
        <w:rPr>
          <w:rFonts w:ascii="Times New Roman" w:hAnsi="Times New Roman" w:eastAsia="Times New Roman"/>
          <w:b w:val="0"/>
          <w:sz w:val="24"/>
        </w:rPr>
        <w:t>springboot</w:t>
      </w:r>
      <w:r>
        <w:rPr>
          <w:rFonts w:ascii="宋体" w:hAnsi="宋体" w:eastAsia="宋体"/>
          <w:b w:val="0"/>
          <w:sz w:val="24"/>
        </w:rPr>
        <w:t>框架的支持使整个系统更加稳定实用。在开发的过程中遇到很多的技术问题，好在我遇到了很多老师的热心指导以及同学的帮助，让我能够顺利的解决掉所有的困难，完成整个系统的开发工作。并且也在实践的过程当中积累了一定的工作经验，提升了自己的技术水平。</w:t>
      </w:r>
    </w:p>
    <w:p w14:paraId="3AC3DA78" w14:textId="77777777" w:rsidR="004E229F" w:rsidRDefault="00000000">
      <w:pPr>
        <w:widowControl/>
        <w:spacing w:line="360" w:lineRule="auto" w:before="0" w:after="0"/>
        <w:ind w:firstLineChars="200" w:firstLine="480"/>
        <w:jc w:val="both"/>
        <w:rPr>
          <w:rFonts w:ascii="宋体" w:hAnsi="宋体" w:cs="宋体"/>
          <w:kern w:val="0"/>
          <w:sz w:val="24"/>
          <w:szCs w:val="12"/>
          <w:lang w:bidi="ar"/>
        </w:rPr>
      </w:pPr>
      <w:r>
        <w:rPr>
          <w:rFonts w:ascii="宋体" w:hAnsi="宋体" w:eastAsia="宋体"/>
          <w:b w:val="0"/>
          <w:sz w:val="24"/>
        </w:rPr>
        <w:t>开发过程中，我借鉴了很多类似的系统案例，取长补短，不断地完善自己的系统，当然我也很清楚地知道这个系统还存在一些不足，在以后的学习中我会不断地去完善它。实践表明，租房网站具有巨大的发展潜力，经过测试，系统的各项功能完善，界面美观，操作简单，不需要任何专业知识就可以使用，技术成熟，可以给用户带来良好的体验，同时也能让我从中获得很多东西。</w:t>
      </w:r>
    </w:p>
    <w:p w14:paraId="06A0F621" w14:textId="77777777" w:rsidR="004E229F" w:rsidRDefault="004E229F">
      <w:pPr>
        <w:widowControl/>
        <w:spacing w:after="120" w:line="360" w:lineRule="auto"/>
        <w:ind w:firstLineChars="200" w:firstLine="480"/>
        <w:rPr>
          <w:rFonts w:ascii="宋体" w:hAnsi="宋体" w:cs="宋体"/>
          <w:kern w:val="0"/>
          <w:sz w:val="24"/>
          <w:szCs w:val="12"/>
          <w:lang w:bidi="ar"/>
        </w:rPr>
      </w:pPr>
    </w:p>
    <w:p w14:paraId="680EFCDE" w14:textId="77777777" w:rsidR="004E229F" w:rsidRDefault="004E229F">
      <w:pPr>
        <w:spacing w:line="360" w:lineRule="auto"/>
        <w:ind w:firstLineChars="200" w:firstLine="480"/>
        <w:rPr>
          <w:color w:val="000000" w:themeColor="text1"/>
          <w:sz w:val="24"/>
        </w:rPr>
      </w:pPr>
    </w:p>
    <w:p w14:paraId="2207C949" w14:textId="77777777" w:rsidR="004E229F" w:rsidRDefault="004E229F"/>
    <w:p w14:paraId="1FC1B9EE" w14:textId="77777777" w:rsidR="004E229F" w:rsidRDefault="00000000">
      <w:pPr>
        <w:rPr>
          <w:rFonts w:eastAsia="黑体"/>
          <w:color w:val="000000" w:themeColor="text1"/>
          <w:sz w:val="32"/>
          <w:szCs w:val="32"/>
        </w:rPr>
      </w:pPr>
      <w:r>
        <w:rPr>
          <w:rFonts w:eastAsia="黑体" w:hint="eastAsia"/>
          <w:color w:val="000000" w:themeColor="text1"/>
          <w:sz w:val="32"/>
          <w:szCs w:val="32"/>
        </w:rPr>
        <w:br w:type="page"/>
      </w:r>
    </w:p>
    <w:p w14:paraId="6606B314" w14:textId="77777777" w:rsidR="004E229F" w:rsidRDefault="00000000">
      <w:pPr>
        <w:spacing w:beforeLines="50" w:before="0" w:afterLines="50" w:after="0" w:lineRule="auto" w:line="240"/>
        <w:jc w:val="left"/>
        <w:outlineLvl w:val="0"/>
        <w:rPr>
          <w:rFonts w:eastAsia="黑体"/>
          <w:color w:val="000000" w:themeColor="text1"/>
          <w:sz w:val="32"/>
          <w:szCs w:val="32"/>
        </w:rPr>
      </w:pPr>
      <w:r>
        <w:rPr>
          <w:rFonts w:ascii="黑体" w:hAnsi="黑体" w:eastAsia="黑体"/>
          <w:b/>
          <w:sz w:val="28"/>
        </w:rPr>
        <w:t>参考文献</w:t>
      </w:r>
    </w:p>
    <w:p w14:paraId="2A10FB61" w14:textId="77777777" w:rsidR="004E229F" w:rsidRDefault="004E229F">
      <w:pPr>
        <w:ind w:firstLineChars="200" w:firstLine="420"/>
        <w:jc w:val="left"/>
        <w:rPr>
          <w:color w:val="000000" w:themeColor="text1"/>
        </w:rPr>
      </w:pPr>
    </w:p>
    <w:p w14:paraId="68888E67" w14:textId="77777777" w:rsidR="004E229F" w:rsidRDefault="00000000">
      <w:pPr>
        <w:numPr>
          <w:ilvl w:val="0"/>
          <w:numId w:val="2"/>
        </w:numPr>
        <w:wordWrap w:val="0"/>
        <w:spacing w:line="360" w:lineRule="auto"/>
        <w:rPr>
          <w:ins w:id="4" w:author="崔建奇" w:date="2026-05-02T00:17:00Z"/>
          <w:szCs w:val="21"/>
        </w:rPr>
      </w:pPr>
      <w:bookmarkStart w:id="5" w:name="_Ref18297"/>
      <w:bookmarkStart w:id="6" w:name="_Ref13157"/>
      <w:ins w:id="7" w:author="崔建奇" w:date="2026-05-02T00:17:00Z">
        <w:r>
          <w:rPr>
            <w:rFonts w:hint="eastAsia"/>
            <w:szCs w:val="21"/>
          </w:rPr>
          <w:t>张伟</w:t>
        </w:r>
        <w:r>
          <w:rPr>
            <w:rFonts w:hint="eastAsia"/>
            <w:szCs w:val="21"/>
          </w:rPr>
          <w:t>.</w:t>
        </w:r>
        <w:r>
          <w:rPr>
            <w:rFonts w:hint="eastAsia"/>
            <w:szCs w:val="21"/>
          </w:rPr>
          <w:t>互联网</w:t>
        </w:r>
        <w:r>
          <w:rPr>
            <w:rFonts w:hint="eastAsia"/>
            <w:szCs w:val="21"/>
          </w:rPr>
          <w:t>+</w:t>
        </w:r>
        <w:r>
          <w:rPr>
            <w:rFonts w:hint="eastAsia"/>
            <w:szCs w:val="21"/>
          </w:rPr>
          <w:t>背景下房屋租赁平台的研究</w:t>
        </w:r>
        <w:r>
          <w:rPr>
            <w:rFonts w:hint="eastAsia"/>
            <w:szCs w:val="21"/>
          </w:rPr>
          <w:t>[J].</w:t>
        </w:r>
        <w:r>
          <w:rPr>
            <w:rFonts w:hint="eastAsia"/>
            <w:szCs w:val="21"/>
          </w:rPr>
          <w:t>软件导刊</w:t>
        </w:r>
        <w:r>
          <w:rPr>
            <w:rFonts w:hint="eastAsia"/>
            <w:szCs w:val="21"/>
          </w:rPr>
          <w:t>,2022,21(8):112-115.</w:t>
        </w:r>
        <w:bookmarkEnd w:id="5"/>
      </w:ins>
    </w:p>
    <w:p w14:paraId="59CC0146" w14:textId="77777777" w:rsidR="004E229F" w:rsidRDefault="00000000">
      <w:pPr>
        <w:numPr>
          <w:ilvl w:val="0"/>
          <w:numId w:val="2"/>
        </w:numPr>
        <w:wordWrap w:val="0"/>
        <w:spacing w:line="360" w:lineRule="auto"/>
        <w:rPr>
          <w:ins w:id="8" w:author="崔建奇" w:date="2026-05-02T00:24:00Z"/>
          <w:szCs w:val="21"/>
        </w:rPr>
      </w:pPr>
      <w:bookmarkStart w:id="9" w:name="_Ref19192"/>
      <w:bookmarkEnd w:id="6"/>
      <w:ins w:id="10" w:author="崔建奇" w:date="2026-05-02T00:24:00Z">
        <w:r>
          <w:rPr>
            <w:rFonts w:hint="eastAsia"/>
            <w:szCs w:val="21"/>
          </w:rPr>
          <w:t xml:space="preserve">Smith </w:t>
        </w:r>
        <w:proofErr w:type="spellStart"/>
        <w:proofErr w:type="gramStart"/>
        <w:r>
          <w:rPr>
            <w:rFonts w:hint="eastAsia"/>
            <w:szCs w:val="21"/>
          </w:rPr>
          <w:t>J,Johnson</w:t>
        </w:r>
        <w:proofErr w:type="spellEnd"/>
        <w:proofErr w:type="gramEnd"/>
        <w:r>
          <w:rPr>
            <w:rFonts w:hint="eastAsia"/>
            <w:szCs w:val="21"/>
          </w:rPr>
          <w:t xml:space="preserve"> </w:t>
        </w:r>
        <w:proofErr w:type="spellStart"/>
        <w:r>
          <w:rPr>
            <w:rFonts w:hint="eastAsia"/>
            <w:szCs w:val="21"/>
          </w:rPr>
          <w:t>M.Design</w:t>
        </w:r>
        <w:proofErr w:type="spellEnd"/>
        <w:r>
          <w:rPr>
            <w:rFonts w:hint="eastAsia"/>
            <w:szCs w:val="21"/>
          </w:rPr>
          <w:t xml:space="preserve"> and Implementation of Online Rental Management System[J].International Journal of Computer Applications,2022,184(3):12-18.</w:t>
        </w:r>
        <w:bookmarkEnd w:id="9"/>
      </w:ins>
    </w:p>
    <w:p w14:paraId="0259BDF0" w14:textId="77777777" w:rsidR="004E229F" w:rsidRDefault="00000000">
      <w:pPr>
        <w:numPr>
          <w:ilvl w:val="0"/>
          <w:numId w:val="2"/>
        </w:numPr>
        <w:wordWrap w:val="0"/>
        <w:spacing w:line="360" w:lineRule="auto"/>
        <w:rPr>
          <w:ins w:id="11" w:author="崔建奇" w:date="2026-05-02T00:24:00Z"/>
          <w:szCs w:val="21"/>
        </w:rPr>
      </w:pPr>
      <w:bookmarkStart w:id="12" w:name="_Ref26027"/>
      <w:ins w:id="13" w:author="崔建奇" w:date="2026-05-02T00:24:00Z">
        <w:r>
          <w:rPr>
            <w:rFonts w:hint="eastAsia"/>
            <w:szCs w:val="21"/>
          </w:rPr>
          <w:t xml:space="preserve">Garcia </w:t>
        </w:r>
        <w:proofErr w:type="spellStart"/>
        <w:proofErr w:type="gramStart"/>
        <w:r>
          <w:rPr>
            <w:rFonts w:hint="eastAsia"/>
            <w:szCs w:val="21"/>
          </w:rPr>
          <w:t>R,Martinez</w:t>
        </w:r>
        <w:proofErr w:type="spellEnd"/>
        <w:proofErr w:type="gramEnd"/>
        <w:r>
          <w:rPr>
            <w:rFonts w:hint="eastAsia"/>
            <w:szCs w:val="21"/>
          </w:rPr>
          <w:t xml:space="preserve"> </w:t>
        </w:r>
        <w:proofErr w:type="spellStart"/>
        <w:r>
          <w:rPr>
            <w:rFonts w:hint="eastAsia"/>
            <w:szCs w:val="21"/>
          </w:rPr>
          <w:t>L.RESTful</w:t>
        </w:r>
        <w:proofErr w:type="spellEnd"/>
        <w:r>
          <w:rPr>
            <w:rFonts w:hint="eastAsia"/>
            <w:szCs w:val="21"/>
          </w:rPr>
          <w:t xml:space="preserve"> Web Services for Real Estate Management Systems[J].Journal of Web Engineering,2021,20(4):567-582.</w:t>
        </w:r>
        <w:bookmarkEnd w:id="12"/>
      </w:ins>
    </w:p>
    <w:p w14:paraId="47D85C0E" w14:textId="77777777" w:rsidR="004E229F" w:rsidRDefault="00000000">
      <w:pPr>
        <w:numPr>
          <w:ilvl w:val="0"/>
          <w:numId w:val="2"/>
        </w:numPr>
        <w:wordWrap w:val="0"/>
        <w:spacing w:line="360" w:lineRule="auto"/>
        <w:rPr>
          <w:ins w:id="14" w:author="崔建奇" w:date="2026-05-02T00:58:00Z"/>
          <w:szCs w:val="21"/>
        </w:rPr>
      </w:pPr>
      <w:bookmarkStart w:id="15" w:name="_Ref26435"/>
      <w:ins w:id="16" w:author="崔建奇" w:date="2026-05-02T00:25:00Z">
        <w:r>
          <w:rPr>
            <w:rFonts w:hint="eastAsia"/>
            <w:szCs w:val="21"/>
          </w:rPr>
          <w:t>Chen W, Liu Y. A Vue.js-Based Framework for Building Modern Web Applications[J</w:t>
        </w:r>
        <w:proofErr w:type="gramStart"/>
        <w:r>
          <w:rPr>
            <w:rFonts w:hint="eastAsia"/>
            <w:szCs w:val="21"/>
          </w:rPr>
          <w:t>].IEEE</w:t>
        </w:r>
        <w:proofErr w:type="gramEnd"/>
        <w:r>
          <w:rPr>
            <w:rFonts w:hint="eastAsia"/>
            <w:szCs w:val="21"/>
          </w:rPr>
          <w:t xml:space="preserve"> Access,2022,10:45678-45689.</w:t>
        </w:r>
      </w:ins>
      <w:bookmarkEnd w:id="15"/>
    </w:p>
    <w:p w14:paraId="525063F2" w14:textId="77777777" w:rsidR="004E229F" w:rsidRDefault="00000000">
      <w:pPr>
        <w:numPr>
          <w:ilvl w:val="0"/>
          <w:numId w:val="2"/>
        </w:numPr>
        <w:wordWrap w:val="0"/>
        <w:spacing w:line="360" w:lineRule="auto"/>
        <w:rPr>
          <w:ins w:id="17" w:author="崔建奇" w:date="2026-05-02T00:59:00Z"/>
          <w:szCs w:val="21"/>
        </w:rPr>
      </w:pPr>
      <w:bookmarkStart w:id="18" w:name="_Ref18597"/>
      <w:ins w:id="19" w:author="崔建奇" w:date="2026-05-02T00:59:00Z">
        <w:r>
          <w:rPr>
            <w:rFonts w:hint="eastAsia"/>
            <w:szCs w:val="21"/>
          </w:rPr>
          <w:t>李明</w:t>
        </w:r>
        <w:r>
          <w:rPr>
            <w:rFonts w:hint="eastAsia"/>
            <w:szCs w:val="21"/>
          </w:rPr>
          <w:t>,</w:t>
        </w:r>
        <w:r>
          <w:rPr>
            <w:rFonts w:hint="eastAsia"/>
            <w:szCs w:val="21"/>
          </w:rPr>
          <w:t>王芳</w:t>
        </w:r>
        <w:r>
          <w:rPr>
            <w:rFonts w:hint="eastAsia"/>
            <w:szCs w:val="21"/>
          </w:rPr>
          <w:t>.</w:t>
        </w:r>
        <w:r>
          <w:rPr>
            <w:rFonts w:hint="eastAsia"/>
            <w:szCs w:val="21"/>
          </w:rPr>
          <w:t>房屋租赁管理系统的设计与实现</w:t>
        </w:r>
        <w:r>
          <w:rPr>
            <w:rFonts w:hint="eastAsia"/>
            <w:szCs w:val="21"/>
          </w:rPr>
          <w:t>[J].</w:t>
        </w:r>
        <w:r>
          <w:rPr>
            <w:rFonts w:hint="eastAsia"/>
            <w:szCs w:val="21"/>
          </w:rPr>
          <w:t>电脑知识与技术</w:t>
        </w:r>
        <w:r>
          <w:rPr>
            <w:rFonts w:hint="eastAsia"/>
            <w:szCs w:val="21"/>
          </w:rPr>
          <w:t>,2023,19(2):45-48.</w:t>
        </w:r>
        <w:bookmarkEnd w:id="18"/>
      </w:ins>
    </w:p>
    <w:p w14:paraId="71172A1B" w14:textId="77777777" w:rsidR="004E229F" w:rsidRDefault="00000000">
      <w:pPr>
        <w:numPr>
          <w:ilvl w:val="0"/>
          <w:numId w:val="2"/>
        </w:numPr>
        <w:wordWrap w:val="0"/>
        <w:spacing w:line="360" w:lineRule="auto"/>
        <w:rPr>
          <w:ins w:id="20" w:author="崔建奇" w:date="2026-05-02T00:59:00Z"/>
          <w:szCs w:val="21"/>
        </w:rPr>
      </w:pPr>
      <w:bookmarkStart w:id="21" w:name="_Ref19110"/>
      <w:ins w:id="22" w:author="崔建奇" w:date="2026-05-02T00:59:00Z">
        <w:r>
          <w:rPr>
            <w:rFonts w:hint="eastAsia"/>
            <w:szCs w:val="21"/>
          </w:rPr>
          <w:t>张华</w:t>
        </w:r>
        <w:r>
          <w:rPr>
            <w:rFonts w:hint="eastAsia"/>
            <w:szCs w:val="21"/>
          </w:rPr>
          <w:t>,</w:t>
        </w:r>
        <w:r>
          <w:rPr>
            <w:rFonts w:hint="eastAsia"/>
            <w:szCs w:val="21"/>
          </w:rPr>
          <w:t>刘斌</w:t>
        </w:r>
        <w:r>
          <w:rPr>
            <w:rFonts w:hint="eastAsia"/>
            <w:szCs w:val="21"/>
          </w:rPr>
          <w:t>.</w:t>
        </w:r>
        <w:r>
          <w:rPr>
            <w:rFonts w:hint="eastAsia"/>
            <w:szCs w:val="21"/>
          </w:rPr>
          <w:t>房屋租赁平台用户体验优化策略研究</w:t>
        </w:r>
        <w:r>
          <w:rPr>
            <w:rFonts w:hint="eastAsia"/>
            <w:szCs w:val="21"/>
          </w:rPr>
          <w:t>[J].</w:t>
        </w:r>
        <w:r>
          <w:rPr>
            <w:rFonts w:hint="eastAsia"/>
            <w:szCs w:val="21"/>
          </w:rPr>
          <w:t>现代计算机</w:t>
        </w:r>
        <w:r>
          <w:rPr>
            <w:rFonts w:hint="eastAsia"/>
            <w:szCs w:val="21"/>
          </w:rPr>
          <w:t>,2022(15):67-71.</w:t>
        </w:r>
        <w:bookmarkEnd w:id="21"/>
      </w:ins>
    </w:p>
    <w:p w14:paraId="20B73CEE" w14:textId="77777777" w:rsidR="004E229F" w:rsidRDefault="00000000">
      <w:pPr>
        <w:numPr>
          <w:ilvl w:val="0"/>
          <w:numId w:val="2"/>
        </w:numPr>
        <w:wordWrap w:val="0"/>
        <w:spacing w:line="360" w:lineRule="auto"/>
        <w:rPr>
          <w:ins w:id="23" w:author="崔建奇" w:date="2026-05-02T00:59:00Z"/>
          <w:szCs w:val="21"/>
        </w:rPr>
      </w:pPr>
      <w:bookmarkStart w:id="24" w:name="_Ref18960"/>
      <w:ins w:id="25" w:author="崔建奇" w:date="2026-05-02T00:59:00Z">
        <w:r>
          <w:rPr>
            <w:rFonts w:hint="eastAsia"/>
            <w:szCs w:val="21"/>
          </w:rPr>
          <w:t>孙丽</w:t>
        </w:r>
        <w:r>
          <w:rPr>
            <w:rFonts w:hint="eastAsia"/>
            <w:szCs w:val="21"/>
          </w:rPr>
          <w:t>.</w:t>
        </w:r>
        <w:r>
          <w:rPr>
            <w:rFonts w:hint="eastAsia"/>
            <w:szCs w:val="21"/>
          </w:rPr>
          <w:t>在线租赁平台安全性设计与实现</w:t>
        </w:r>
        <w:r>
          <w:rPr>
            <w:rFonts w:hint="eastAsia"/>
            <w:szCs w:val="21"/>
          </w:rPr>
          <w:t>[J].</w:t>
        </w:r>
        <w:r>
          <w:rPr>
            <w:rFonts w:hint="eastAsia"/>
            <w:szCs w:val="21"/>
          </w:rPr>
          <w:t>信息安全与技术</w:t>
        </w:r>
        <w:r>
          <w:rPr>
            <w:rFonts w:hint="eastAsia"/>
            <w:szCs w:val="21"/>
          </w:rPr>
          <w:t>,2023,14(2):78-82.</w:t>
        </w:r>
        <w:bookmarkEnd w:id="24"/>
      </w:ins>
    </w:p>
    <w:p w14:paraId="30A93853" w14:textId="77777777" w:rsidR="004E229F" w:rsidRDefault="00000000">
      <w:pPr>
        <w:numPr>
          <w:ilvl w:val="0"/>
          <w:numId w:val="2"/>
        </w:numPr>
        <w:wordWrap w:val="0"/>
        <w:spacing w:line="360" w:lineRule="auto"/>
        <w:rPr>
          <w:ins w:id="26" w:author="崔建奇" w:date="2026-05-02T01:00:00Z"/>
          <w:szCs w:val="21"/>
        </w:rPr>
      </w:pPr>
      <w:bookmarkStart w:id="27" w:name="_Ref26931"/>
      <w:bookmarkStart w:id="28" w:name="_Ref15485"/>
      <w:proofErr w:type="gramStart"/>
      <w:ins w:id="29" w:author="崔建奇" w:date="2026-05-02T01:00:00Z">
        <w:r>
          <w:rPr>
            <w:rFonts w:hint="eastAsia"/>
            <w:szCs w:val="21"/>
          </w:rPr>
          <w:t>廖</w:t>
        </w:r>
        <w:proofErr w:type="gramEnd"/>
        <w:r>
          <w:rPr>
            <w:rFonts w:hint="eastAsia"/>
            <w:szCs w:val="21"/>
          </w:rPr>
          <w:t>雪峰</w:t>
        </w:r>
        <w:r>
          <w:rPr>
            <w:rFonts w:hint="eastAsia"/>
            <w:szCs w:val="21"/>
          </w:rPr>
          <w:t>.Spring Boot</w:t>
        </w:r>
        <w:r>
          <w:rPr>
            <w:rFonts w:hint="eastAsia"/>
            <w:szCs w:val="21"/>
          </w:rPr>
          <w:t>实战</w:t>
        </w:r>
        <w:r>
          <w:rPr>
            <w:rFonts w:hint="eastAsia"/>
            <w:szCs w:val="21"/>
          </w:rPr>
          <w:t>[M].</w:t>
        </w:r>
        <w:r>
          <w:rPr>
            <w:rFonts w:hint="eastAsia"/>
            <w:szCs w:val="21"/>
          </w:rPr>
          <w:t>电子工业出版社</w:t>
        </w:r>
        <w:r>
          <w:rPr>
            <w:rFonts w:hint="eastAsia"/>
            <w:szCs w:val="21"/>
          </w:rPr>
          <w:t>,2022.</w:t>
        </w:r>
        <w:bookmarkEnd w:id="27"/>
      </w:ins>
    </w:p>
    <w:p w14:paraId="66E29507" w14:textId="77777777" w:rsidR="004E229F" w:rsidRDefault="00000000">
      <w:pPr>
        <w:numPr>
          <w:ilvl w:val="0"/>
          <w:numId w:val="2"/>
        </w:numPr>
        <w:wordWrap w:val="0"/>
        <w:spacing w:line="360" w:lineRule="auto"/>
        <w:rPr>
          <w:ins w:id="30" w:author="崔建奇" w:date="2026-05-02T01:01:00Z"/>
          <w:szCs w:val="21"/>
        </w:rPr>
      </w:pPr>
      <w:bookmarkStart w:id="31" w:name="_Ref27176"/>
      <w:bookmarkEnd w:id="28"/>
      <w:ins w:id="32" w:author="崔建奇" w:date="2026-05-02T01:01:00Z">
        <w:r>
          <w:rPr>
            <w:rFonts w:hint="eastAsia"/>
            <w:szCs w:val="21"/>
          </w:rPr>
          <w:t>黑马程序员</w:t>
        </w:r>
        <w:r>
          <w:rPr>
            <w:rFonts w:hint="eastAsia"/>
            <w:szCs w:val="21"/>
          </w:rPr>
          <w:t>.Vue.js</w:t>
        </w:r>
        <w:r>
          <w:rPr>
            <w:rFonts w:hint="eastAsia"/>
            <w:szCs w:val="21"/>
          </w:rPr>
          <w:t>前端开发实战</w:t>
        </w:r>
        <w:r>
          <w:rPr>
            <w:rFonts w:hint="eastAsia"/>
            <w:szCs w:val="21"/>
          </w:rPr>
          <w:t>[M].</w:t>
        </w:r>
        <w:r>
          <w:rPr>
            <w:rFonts w:hint="eastAsia"/>
            <w:szCs w:val="21"/>
          </w:rPr>
          <w:t>人民邮电出版社</w:t>
        </w:r>
        <w:r>
          <w:rPr>
            <w:rFonts w:hint="eastAsia"/>
            <w:szCs w:val="21"/>
          </w:rPr>
          <w:t>,2022.</w:t>
        </w:r>
        <w:bookmarkEnd w:id="31"/>
      </w:ins>
    </w:p>
    <w:p w14:paraId="1D7C1552" w14:textId="77777777" w:rsidR="004E229F" w:rsidRDefault="00000000">
      <w:pPr>
        <w:numPr>
          <w:ilvl w:val="0"/>
          <w:numId w:val="2"/>
        </w:numPr>
        <w:wordWrap w:val="0"/>
        <w:spacing w:line="360" w:lineRule="auto"/>
        <w:rPr>
          <w:ins w:id="33" w:author="崔建奇" w:date="2026-05-02T00:25:00Z"/>
          <w:szCs w:val="21"/>
        </w:rPr>
      </w:pPr>
      <w:bookmarkStart w:id="34" w:name="_Ref27320"/>
      <w:ins w:id="35" w:author="崔建奇" w:date="2026-05-02T01:01:00Z">
        <w:r>
          <w:rPr>
            <w:rFonts w:hint="eastAsia"/>
            <w:szCs w:val="21"/>
          </w:rPr>
          <w:t>王晓东</w:t>
        </w:r>
        <w:r>
          <w:rPr>
            <w:rFonts w:hint="eastAsia"/>
            <w:szCs w:val="21"/>
          </w:rPr>
          <w:t>.RESTful API</w:t>
        </w:r>
        <w:r>
          <w:rPr>
            <w:rFonts w:hint="eastAsia"/>
            <w:szCs w:val="21"/>
          </w:rPr>
          <w:t>设计在</w:t>
        </w:r>
        <w:r>
          <w:rPr>
            <w:rFonts w:hint="eastAsia"/>
            <w:szCs w:val="21"/>
          </w:rPr>
          <w:t>Web</w:t>
        </w:r>
        <w:r>
          <w:rPr>
            <w:rFonts w:hint="eastAsia"/>
            <w:szCs w:val="21"/>
          </w:rPr>
          <w:t>系统中的应用</w:t>
        </w:r>
        <w:r>
          <w:rPr>
            <w:rFonts w:hint="eastAsia"/>
            <w:szCs w:val="21"/>
          </w:rPr>
          <w:t>[J].</w:t>
        </w:r>
        <w:r>
          <w:rPr>
            <w:rFonts w:hint="eastAsia"/>
            <w:szCs w:val="21"/>
          </w:rPr>
          <w:t>计算机工程与应用</w:t>
        </w:r>
        <w:r>
          <w:rPr>
            <w:rFonts w:hint="eastAsia"/>
            <w:szCs w:val="21"/>
          </w:rPr>
          <w:t>,2021,57(12):56-61.</w:t>
        </w:r>
      </w:ins>
      <w:bookmarkEnd w:id="34"/>
    </w:p>
    <w:p w14:paraId="3C4AB438" w14:textId="77777777" w:rsidR="004E229F" w:rsidRDefault="00000000">
      <w:pPr>
        <w:numPr>
          <w:ilvl w:val="0"/>
          <w:numId w:val="2"/>
        </w:numPr>
        <w:wordWrap w:val="0"/>
        <w:spacing w:line="360" w:lineRule="auto"/>
        <w:rPr>
          <w:ins w:id="36" w:author="崔建奇" w:date="2026-05-02T01:02:00Z"/>
          <w:szCs w:val="21"/>
        </w:rPr>
      </w:pPr>
      <w:bookmarkStart w:id="37" w:name="_Ref27460"/>
      <w:ins w:id="38" w:author="崔建奇" w:date="2026-05-02T01:02:00Z">
        <w:r>
          <w:rPr>
            <w:rFonts w:hint="eastAsia"/>
            <w:szCs w:val="21"/>
          </w:rPr>
          <w:t>刘增杰</w:t>
        </w:r>
        <w:r>
          <w:rPr>
            <w:rFonts w:hint="eastAsia"/>
            <w:szCs w:val="21"/>
          </w:rPr>
          <w:t>,</w:t>
        </w:r>
        <w:r>
          <w:rPr>
            <w:rFonts w:hint="eastAsia"/>
            <w:szCs w:val="21"/>
          </w:rPr>
          <w:t>张云</w:t>
        </w:r>
        <w:r>
          <w:rPr>
            <w:rFonts w:hint="eastAsia"/>
            <w:szCs w:val="21"/>
          </w:rPr>
          <w:t>.MySQL</w:t>
        </w:r>
        <w:r>
          <w:rPr>
            <w:rFonts w:hint="eastAsia"/>
            <w:szCs w:val="21"/>
          </w:rPr>
          <w:t>数据库应用从入门到精通</w:t>
        </w:r>
        <w:r>
          <w:rPr>
            <w:rFonts w:hint="eastAsia"/>
            <w:szCs w:val="21"/>
          </w:rPr>
          <w:t>[M].</w:t>
        </w:r>
        <w:r>
          <w:rPr>
            <w:rFonts w:hint="eastAsia"/>
            <w:szCs w:val="21"/>
          </w:rPr>
          <w:t>清华大学出版社</w:t>
        </w:r>
        <w:r>
          <w:rPr>
            <w:rFonts w:hint="eastAsia"/>
            <w:szCs w:val="21"/>
          </w:rPr>
          <w:t>, 2022.</w:t>
        </w:r>
        <w:bookmarkEnd w:id="37"/>
      </w:ins>
    </w:p>
    <w:p w14:paraId="18F0A27C" w14:textId="77777777" w:rsidR="004E229F" w:rsidRDefault="00000000">
      <w:pPr>
        <w:numPr>
          <w:ilvl w:val="0"/>
          <w:numId w:val="2"/>
        </w:numPr>
        <w:wordWrap w:val="0"/>
        <w:spacing w:line="360" w:lineRule="auto"/>
        <w:rPr>
          <w:ins w:id="39" w:author="崔建奇" w:date="2026-05-02T01:02:00Z"/>
          <w:szCs w:val="21"/>
        </w:rPr>
      </w:pPr>
      <w:bookmarkStart w:id="40" w:name="_Ref27525"/>
      <w:proofErr w:type="gramStart"/>
      <w:ins w:id="41" w:author="崔建奇" w:date="2026-05-02T01:02:00Z">
        <w:r>
          <w:rPr>
            <w:rFonts w:hint="eastAsia"/>
            <w:szCs w:val="21"/>
          </w:rPr>
          <w:t>萨</w:t>
        </w:r>
        <w:proofErr w:type="gramEnd"/>
        <w:r>
          <w:rPr>
            <w:rFonts w:hint="eastAsia"/>
            <w:szCs w:val="21"/>
          </w:rPr>
          <w:t>师煊</w:t>
        </w:r>
        <w:r>
          <w:rPr>
            <w:rFonts w:hint="eastAsia"/>
            <w:szCs w:val="21"/>
          </w:rPr>
          <w:t>,</w:t>
        </w:r>
        <w:r>
          <w:rPr>
            <w:rFonts w:hint="eastAsia"/>
            <w:szCs w:val="21"/>
          </w:rPr>
          <w:t>王珊</w:t>
        </w:r>
        <w:r>
          <w:rPr>
            <w:rFonts w:hint="eastAsia"/>
            <w:szCs w:val="21"/>
          </w:rPr>
          <w:t>.</w:t>
        </w:r>
        <w:r>
          <w:rPr>
            <w:rFonts w:hint="eastAsia"/>
            <w:szCs w:val="21"/>
          </w:rPr>
          <w:t>数据库系统概论</w:t>
        </w:r>
        <w:r>
          <w:rPr>
            <w:rFonts w:hint="eastAsia"/>
            <w:szCs w:val="21"/>
          </w:rPr>
          <w:t>(</w:t>
        </w:r>
        <w:r>
          <w:rPr>
            <w:rFonts w:hint="eastAsia"/>
            <w:szCs w:val="21"/>
          </w:rPr>
          <w:t>第</w:t>
        </w:r>
        <w:r>
          <w:rPr>
            <w:rFonts w:hint="eastAsia"/>
            <w:szCs w:val="21"/>
          </w:rPr>
          <w:t>5</w:t>
        </w:r>
        <w:r>
          <w:rPr>
            <w:rFonts w:hint="eastAsia"/>
            <w:szCs w:val="21"/>
          </w:rPr>
          <w:t>版</w:t>
        </w:r>
        <w:r>
          <w:rPr>
            <w:rFonts w:hint="eastAsia"/>
            <w:szCs w:val="21"/>
          </w:rPr>
          <w:t>)[M].</w:t>
        </w:r>
        <w:r>
          <w:rPr>
            <w:rFonts w:hint="eastAsia"/>
            <w:szCs w:val="21"/>
          </w:rPr>
          <w:t>高等教育出版社</w:t>
        </w:r>
        <w:r>
          <w:rPr>
            <w:rFonts w:hint="eastAsia"/>
            <w:szCs w:val="21"/>
          </w:rPr>
          <w:t>,2020.</w:t>
        </w:r>
        <w:bookmarkEnd w:id="40"/>
      </w:ins>
    </w:p>
    <w:p w14:paraId="6296363A" w14:textId="77777777" w:rsidR="004E229F" w:rsidRDefault="00000000">
      <w:pPr>
        <w:numPr>
          <w:ilvl w:val="0"/>
          <w:numId w:val="2"/>
        </w:numPr>
        <w:wordWrap w:val="0"/>
        <w:spacing w:line="360" w:lineRule="auto"/>
        <w:rPr>
          <w:ins w:id="42" w:author="崔建奇" w:date="2026-05-02T01:03:00Z"/>
          <w:szCs w:val="21"/>
        </w:rPr>
      </w:pPr>
      <w:bookmarkStart w:id="43" w:name="_Ref27672"/>
      <w:ins w:id="44" w:author="崔建奇" w:date="2026-05-02T01:03:00Z">
        <w:r>
          <w:rPr>
            <w:rFonts w:hint="eastAsia"/>
            <w:szCs w:val="21"/>
          </w:rPr>
          <w:t>王磊</w:t>
        </w:r>
        <w:r>
          <w:rPr>
            <w:rFonts w:hint="eastAsia"/>
            <w:szCs w:val="21"/>
          </w:rPr>
          <w:t>.</w:t>
        </w:r>
        <w:r>
          <w:rPr>
            <w:rFonts w:hint="eastAsia"/>
            <w:szCs w:val="21"/>
          </w:rPr>
          <w:t>数据库设计规范化在租赁系统中的应用</w:t>
        </w:r>
        <w:r>
          <w:rPr>
            <w:rFonts w:hint="eastAsia"/>
            <w:szCs w:val="21"/>
          </w:rPr>
          <w:t>[J].</w:t>
        </w:r>
        <w:r>
          <w:rPr>
            <w:rFonts w:hint="eastAsia"/>
            <w:szCs w:val="21"/>
          </w:rPr>
          <w:t>数据库技术</w:t>
        </w:r>
        <w:r>
          <w:rPr>
            <w:rFonts w:hint="eastAsia"/>
            <w:szCs w:val="21"/>
          </w:rPr>
          <w:t>,2022(3):45-49.</w:t>
        </w:r>
        <w:bookmarkEnd w:id="43"/>
      </w:ins>
    </w:p>
    <w:p w14:paraId="37AB3E57" w14:textId="77777777" w:rsidR="004E229F" w:rsidRDefault="00000000">
      <w:pPr>
        <w:numPr>
          <w:ilvl w:val="0"/>
          <w:numId w:val="2"/>
        </w:numPr>
        <w:wordWrap w:val="0"/>
        <w:spacing w:line="360" w:lineRule="auto"/>
        <w:rPr>
          <w:ins w:id="45" w:author="崔建奇" w:date="2026-05-02T01:03:00Z"/>
          <w:szCs w:val="21"/>
        </w:rPr>
      </w:pPr>
      <w:bookmarkStart w:id="46" w:name="_Ref27937"/>
      <w:ins w:id="47" w:author="崔建奇" w:date="2026-05-02T01:03:00Z">
        <w:r>
          <w:rPr>
            <w:rFonts w:hint="eastAsia"/>
            <w:szCs w:val="21"/>
          </w:rPr>
          <w:t>赵敏</w:t>
        </w:r>
        <w:r>
          <w:rPr>
            <w:rFonts w:hint="eastAsia"/>
            <w:szCs w:val="21"/>
          </w:rPr>
          <w:t>.</w:t>
        </w:r>
        <w:r>
          <w:rPr>
            <w:rFonts w:hint="eastAsia"/>
            <w:szCs w:val="21"/>
          </w:rPr>
          <w:t>基于</w:t>
        </w:r>
        <w:r>
          <w:rPr>
            <w:rFonts w:hint="eastAsia"/>
            <w:szCs w:val="21"/>
          </w:rPr>
          <w:t>Vue.js</w:t>
        </w:r>
        <w:r>
          <w:rPr>
            <w:rFonts w:hint="eastAsia"/>
            <w:szCs w:val="21"/>
          </w:rPr>
          <w:t>的单页面应用开发技术研究</w:t>
        </w:r>
        <w:r>
          <w:rPr>
            <w:rFonts w:hint="eastAsia"/>
            <w:szCs w:val="21"/>
          </w:rPr>
          <w:t>[J].</w:t>
        </w:r>
        <w:r>
          <w:rPr>
            <w:rFonts w:hint="eastAsia"/>
            <w:szCs w:val="21"/>
          </w:rPr>
          <w:t>计算机技术与发展</w:t>
        </w:r>
        <w:r>
          <w:rPr>
            <w:rFonts w:hint="eastAsia"/>
            <w:szCs w:val="21"/>
          </w:rPr>
          <w:t>,2021,31(9):112-116.</w:t>
        </w:r>
        <w:bookmarkEnd w:id="46"/>
      </w:ins>
    </w:p>
    <w:p w14:paraId="3F835F54" w14:textId="77777777" w:rsidR="004E229F" w:rsidRDefault="00000000">
      <w:pPr>
        <w:numPr>
          <w:ilvl w:val="0"/>
          <w:numId w:val="2"/>
        </w:numPr>
        <w:wordWrap w:val="0"/>
        <w:spacing w:line="360" w:lineRule="auto"/>
        <w:rPr>
          <w:ins w:id="48" w:author="崔建奇" w:date="2026-05-02T01:04:00Z"/>
          <w:szCs w:val="21"/>
        </w:rPr>
      </w:pPr>
      <w:bookmarkStart w:id="49" w:name="_Ref27996"/>
      <w:ins w:id="50" w:author="崔建奇" w:date="2026-05-02T01:04:00Z">
        <w:r>
          <w:rPr>
            <w:rFonts w:hint="eastAsia"/>
            <w:szCs w:val="21"/>
          </w:rPr>
          <w:t>刘洋</w:t>
        </w:r>
        <w:r>
          <w:rPr>
            <w:rFonts w:hint="eastAsia"/>
            <w:szCs w:val="21"/>
          </w:rPr>
          <w:t>,</w:t>
        </w:r>
        <w:r>
          <w:rPr>
            <w:rFonts w:hint="eastAsia"/>
            <w:szCs w:val="21"/>
          </w:rPr>
          <w:t>赵强</w:t>
        </w:r>
        <w:r>
          <w:rPr>
            <w:rFonts w:hint="eastAsia"/>
            <w:szCs w:val="21"/>
          </w:rPr>
          <w:t>.</w:t>
        </w:r>
        <w:r>
          <w:rPr>
            <w:rFonts w:hint="eastAsia"/>
            <w:szCs w:val="21"/>
          </w:rPr>
          <w:t>基于</w:t>
        </w:r>
        <w:r>
          <w:rPr>
            <w:rFonts w:hint="eastAsia"/>
            <w:szCs w:val="21"/>
          </w:rPr>
          <w:t>Vue</w:t>
        </w:r>
        <w:r>
          <w:rPr>
            <w:rFonts w:hint="eastAsia"/>
            <w:szCs w:val="21"/>
          </w:rPr>
          <w:t>和</w:t>
        </w:r>
        <w:r>
          <w:rPr>
            <w:rFonts w:hint="eastAsia"/>
            <w:szCs w:val="21"/>
          </w:rPr>
          <w:t>Spring Boot</w:t>
        </w:r>
        <w:r>
          <w:rPr>
            <w:rFonts w:hint="eastAsia"/>
            <w:szCs w:val="21"/>
          </w:rPr>
          <w:t>的前后端分离开发实践</w:t>
        </w:r>
        <w:r>
          <w:rPr>
            <w:rFonts w:hint="eastAsia"/>
            <w:szCs w:val="21"/>
          </w:rPr>
          <w:t>[J].</w:t>
        </w:r>
        <w:r>
          <w:rPr>
            <w:rFonts w:hint="eastAsia"/>
            <w:szCs w:val="21"/>
          </w:rPr>
          <w:t>计算机时代</w:t>
        </w:r>
        <w:r>
          <w:rPr>
            <w:rFonts w:hint="eastAsia"/>
            <w:szCs w:val="21"/>
          </w:rPr>
          <w:t>,2022(6):34-37.</w:t>
        </w:r>
        <w:bookmarkEnd w:id="49"/>
      </w:ins>
    </w:p>
    <w:p w14:paraId="2DECFD8C" w14:textId="77777777" w:rsidR="004E229F" w:rsidRDefault="00000000">
      <w:pPr>
        <w:numPr>
          <w:ilvl w:val="0"/>
          <w:numId w:val="2"/>
        </w:numPr>
        <w:wordWrap w:val="0"/>
        <w:spacing w:line="360" w:lineRule="auto"/>
        <w:rPr>
          <w:ins w:id="51" w:author="崔建奇" w:date="2026-05-02T01:04:00Z"/>
          <w:szCs w:val="21"/>
        </w:rPr>
      </w:pPr>
      <w:bookmarkStart w:id="52" w:name="_Ref28110"/>
      <w:ins w:id="53" w:author="崔建奇" w:date="2026-05-02T01:04:00Z">
        <w:r>
          <w:rPr>
            <w:rFonts w:hint="eastAsia"/>
            <w:szCs w:val="21"/>
          </w:rPr>
          <w:t>尚硅谷教育</w:t>
        </w:r>
        <w:r>
          <w:rPr>
            <w:rFonts w:hint="eastAsia"/>
            <w:szCs w:val="21"/>
          </w:rPr>
          <w:t>.Spring</w:t>
        </w:r>
      </w:ins>
      <w:r>
        <w:rPr>
          <w:rFonts w:hint="eastAsia"/>
          <w:szCs w:val="21"/>
        </w:rPr>
        <w:t xml:space="preserve"> </w:t>
      </w:r>
      <w:proofErr w:type="spellStart"/>
      <w:ins w:id="54" w:author="崔建奇" w:date="2026-05-02T01:04:00Z">
        <w:r>
          <w:rPr>
            <w:rFonts w:hint="eastAsia"/>
            <w:szCs w:val="21"/>
          </w:rPr>
          <w:t>Boot+Vue</w:t>
        </w:r>
        <w:proofErr w:type="spellEnd"/>
        <w:r>
          <w:rPr>
            <w:rFonts w:hint="eastAsia"/>
            <w:szCs w:val="21"/>
          </w:rPr>
          <w:t>全</w:t>
        </w:r>
        <w:proofErr w:type="gramStart"/>
        <w:r>
          <w:rPr>
            <w:rFonts w:hint="eastAsia"/>
            <w:szCs w:val="21"/>
          </w:rPr>
          <w:t>栈</w:t>
        </w:r>
        <w:proofErr w:type="gramEnd"/>
        <w:r>
          <w:rPr>
            <w:rFonts w:hint="eastAsia"/>
            <w:szCs w:val="21"/>
          </w:rPr>
          <w:t>开发实战</w:t>
        </w:r>
        <w:r>
          <w:rPr>
            <w:rFonts w:hint="eastAsia"/>
            <w:szCs w:val="21"/>
          </w:rPr>
          <w:t>[M].</w:t>
        </w:r>
        <w:r>
          <w:rPr>
            <w:rFonts w:hint="eastAsia"/>
            <w:szCs w:val="21"/>
          </w:rPr>
          <w:t>清华大学出版社</w:t>
        </w:r>
        <w:r>
          <w:rPr>
            <w:rFonts w:hint="eastAsia"/>
            <w:szCs w:val="21"/>
          </w:rPr>
          <w:t>,2023.</w:t>
        </w:r>
        <w:bookmarkEnd w:id="52"/>
      </w:ins>
    </w:p>
    <w:p w14:paraId="77C7AA24" w14:textId="77777777" w:rsidR="004E229F" w:rsidRDefault="00000000">
      <w:pPr>
        <w:numPr>
          <w:ilvl w:val="0"/>
          <w:numId w:val="2"/>
        </w:numPr>
        <w:wordWrap w:val="0"/>
        <w:spacing w:line="360" w:lineRule="auto"/>
        <w:rPr>
          <w:ins w:id="55" w:author="崔建奇" w:date="2026-05-02T01:04:00Z"/>
          <w:szCs w:val="21"/>
        </w:rPr>
      </w:pPr>
      <w:bookmarkStart w:id="56" w:name="_Ref28753"/>
      <w:ins w:id="57" w:author="崔建奇" w:date="2026-05-02T01:04:00Z">
        <w:r>
          <w:rPr>
            <w:rFonts w:hint="eastAsia"/>
            <w:szCs w:val="21"/>
          </w:rPr>
          <w:t>陈恒</w:t>
        </w:r>
        <w:r>
          <w:rPr>
            <w:rFonts w:hint="eastAsia"/>
            <w:szCs w:val="21"/>
          </w:rPr>
          <w:t>.</w:t>
        </w:r>
        <w:r>
          <w:rPr>
            <w:rFonts w:hint="eastAsia"/>
            <w:szCs w:val="21"/>
          </w:rPr>
          <w:t>基于</w:t>
        </w:r>
        <w:r>
          <w:rPr>
            <w:rFonts w:hint="eastAsia"/>
            <w:szCs w:val="21"/>
          </w:rPr>
          <w:t>Spring Boot</w:t>
        </w:r>
        <w:r>
          <w:rPr>
            <w:rFonts w:hint="eastAsia"/>
            <w:szCs w:val="21"/>
          </w:rPr>
          <w:t>的</w:t>
        </w:r>
        <w:r>
          <w:rPr>
            <w:rFonts w:hint="eastAsia"/>
            <w:szCs w:val="21"/>
          </w:rPr>
          <w:t>Web</w:t>
        </w:r>
        <w:r>
          <w:rPr>
            <w:rFonts w:hint="eastAsia"/>
            <w:szCs w:val="21"/>
          </w:rPr>
          <w:t>应用开发研究</w:t>
        </w:r>
        <w:r>
          <w:rPr>
            <w:rFonts w:hint="eastAsia"/>
            <w:szCs w:val="21"/>
          </w:rPr>
          <w:t>[J].</w:t>
        </w:r>
        <w:r>
          <w:rPr>
            <w:rFonts w:hint="eastAsia"/>
            <w:szCs w:val="21"/>
          </w:rPr>
          <w:t>计算机应用与软件</w:t>
        </w:r>
        <w:r>
          <w:rPr>
            <w:rFonts w:hint="eastAsia"/>
            <w:szCs w:val="21"/>
          </w:rPr>
          <w:t>,2022,39(5):78-83.</w:t>
        </w:r>
        <w:bookmarkEnd w:id="56"/>
      </w:ins>
    </w:p>
    <w:p w14:paraId="41D70F74" w14:textId="77777777" w:rsidR="004E229F" w:rsidRDefault="00000000">
      <w:pPr>
        <w:numPr>
          <w:ilvl w:val="0"/>
          <w:numId w:val="2"/>
        </w:numPr>
        <w:wordWrap w:val="0"/>
        <w:spacing w:line="360" w:lineRule="auto"/>
        <w:rPr>
          <w:ins w:id="58" w:author="崔建奇" w:date="2026-05-02T01:04:00Z"/>
          <w:szCs w:val="21"/>
        </w:rPr>
      </w:pPr>
      <w:bookmarkStart w:id="59" w:name="_Ref29246"/>
      <w:ins w:id="60" w:author="崔建奇" w:date="2026-05-02T01:04:00Z">
        <w:r>
          <w:rPr>
            <w:rFonts w:hint="eastAsia"/>
            <w:szCs w:val="21"/>
          </w:rPr>
          <w:t>周杰</w:t>
        </w:r>
        <w:r>
          <w:rPr>
            <w:rFonts w:hint="eastAsia"/>
            <w:szCs w:val="21"/>
          </w:rPr>
          <w:t>.</w:t>
        </w:r>
        <w:r>
          <w:rPr>
            <w:rFonts w:hint="eastAsia"/>
            <w:szCs w:val="21"/>
          </w:rPr>
          <w:t>基于</w:t>
        </w:r>
        <w:r>
          <w:rPr>
            <w:rFonts w:hint="eastAsia"/>
            <w:szCs w:val="21"/>
          </w:rPr>
          <w:t>Spring Boot</w:t>
        </w:r>
        <w:proofErr w:type="gramStart"/>
        <w:r>
          <w:rPr>
            <w:rFonts w:hint="eastAsia"/>
            <w:szCs w:val="21"/>
          </w:rPr>
          <w:t>微服务</w:t>
        </w:r>
        <w:proofErr w:type="gramEnd"/>
        <w:r>
          <w:rPr>
            <w:rFonts w:hint="eastAsia"/>
            <w:szCs w:val="21"/>
          </w:rPr>
          <w:t>架构的系统设计</w:t>
        </w:r>
        <w:r>
          <w:rPr>
            <w:rFonts w:hint="eastAsia"/>
            <w:szCs w:val="21"/>
          </w:rPr>
          <w:t>[J].</w:t>
        </w:r>
        <w:r>
          <w:rPr>
            <w:rFonts w:hint="eastAsia"/>
            <w:szCs w:val="21"/>
          </w:rPr>
          <w:t>计算机系统应用</w:t>
        </w:r>
        <w:r>
          <w:rPr>
            <w:rFonts w:hint="eastAsia"/>
            <w:szCs w:val="21"/>
          </w:rPr>
          <w:t>,2022,31(6):89-94.</w:t>
        </w:r>
        <w:bookmarkEnd w:id="59"/>
      </w:ins>
    </w:p>
    <w:p w14:paraId="7278B007" w14:textId="77777777" w:rsidR="004E229F" w:rsidRDefault="00000000">
      <w:pPr>
        <w:numPr>
          <w:ilvl w:val="0"/>
          <w:numId w:val="2"/>
        </w:numPr>
        <w:wordWrap w:val="0"/>
        <w:spacing w:line="360" w:lineRule="auto"/>
        <w:rPr>
          <w:ins w:id="61" w:author="崔建奇" w:date="2026-05-02T01:04:00Z"/>
          <w:szCs w:val="21"/>
        </w:rPr>
      </w:pPr>
      <w:bookmarkStart w:id="62" w:name="_Ref29344"/>
      <w:ins w:id="63" w:author="崔建奇" w:date="2026-05-02T01:04:00Z">
        <w:r>
          <w:rPr>
            <w:rFonts w:hint="eastAsia"/>
            <w:szCs w:val="21"/>
          </w:rPr>
          <w:t>陈思</w:t>
        </w:r>
        <w:r>
          <w:rPr>
            <w:rFonts w:hint="eastAsia"/>
            <w:szCs w:val="21"/>
          </w:rPr>
          <w:t>.</w:t>
        </w:r>
        <w:r>
          <w:rPr>
            <w:rFonts w:hint="eastAsia"/>
            <w:szCs w:val="21"/>
          </w:rPr>
          <w:t>基于</w:t>
        </w:r>
        <w:r>
          <w:rPr>
            <w:rFonts w:hint="eastAsia"/>
            <w:szCs w:val="21"/>
          </w:rPr>
          <w:t>B/S</w:t>
        </w:r>
        <w:r>
          <w:rPr>
            <w:rFonts w:hint="eastAsia"/>
            <w:szCs w:val="21"/>
          </w:rPr>
          <w:t>架构的房屋租赁信息系统设计</w:t>
        </w:r>
        <w:r>
          <w:rPr>
            <w:rFonts w:hint="eastAsia"/>
            <w:szCs w:val="21"/>
          </w:rPr>
          <w:t>[J].</w:t>
        </w:r>
        <w:r>
          <w:rPr>
            <w:rFonts w:hint="eastAsia"/>
            <w:szCs w:val="21"/>
          </w:rPr>
          <w:t>信息技术与信息化</w:t>
        </w:r>
        <w:r>
          <w:rPr>
            <w:rFonts w:hint="eastAsia"/>
            <w:szCs w:val="21"/>
          </w:rPr>
          <w:t>,2023(1):89-92.</w:t>
        </w:r>
        <w:bookmarkEnd w:id="62"/>
      </w:ins>
    </w:p>
    <w:p w14:paraId="1B05E30C" w14:textId="77777777" w:rsidR="004E229F" w:rsidRDefault="00000000">
      <w:pPr>
        <w:numPr>
          <w:ilvl w:val="0"/>
          <w:numId w:val="2"/>
        </w:numPr>
        <w:wordWrap w:val="0"/>
        <w:spacing w:line="360" w:lineRule="auto"/>
        <w:rPr>
          <w:ins w:id="64" w:author="崔建奇" w:date="2026-05-02T00:22:00Z"/>
          <w:szCs w:val="21"/>
        </w:rPr>
      </w:pPr>
      <w:bookmarkStart w:id="65" w:name="_Ref29508"/>
      <w:ins w:id="66" w:author="崔建奇" w:date="2026-05-02T01:04:00Z">
        <w:r>
          <w:rPr>
            <w:rFonts w:hint="eastAsia"/>
            <w:szCs w:val="21"/>
          </w:rPr>
          <w:t>李娜</w:t>
        </w:r>
        <w:r>
          <w:rPr>
            <w:rFonts w:hint="eastAsia"/>
            <w:szCs w:val="21"/>
          </w:rPr>
          <w:t>.</w:t>
        </w:r>
        <w:proofErr w:type="spellStart"/>
        <w:r>
          <w:rPr>
            <w:rFonts w:hint="eastAsia"/>
            <w:szCs w:val="21"/>
          </w:rPr>
          <w:t>MyBatis</w:t>
        </w:r>
        <w:proofErr w:type="spellEnd"/>
        <w:r>
          <w:rPr>
            <w:rFonts w:hint="eastAsia"/>
            <w:szCs w:val="21"/>
          </w:rPr>
          <w:t>-Plus</w:t>
        </w:r>
        <w:r>
          <w:rPr>
            <w:rFonts w:hint="eastAsia"/>
            <w:szCs w:val="21"/>
          </w:rPr>
          <w:t>在</w:t>
        </w:r>
        <w:r>
          <w:rPr>
            <w:rFonts w:hint="eastAsia"/>
            <w:szCs w:val="21"/>
          </w:rPr>
          <w:t>Java</w:t>
        </w:r>
      </w:ins>
      <w:r>
        <w:rPr>
          <w:rFonts w:hint="eastAsia"/>
          <w:szCs w:val="21"/>
        </w:rPr>
        <w:t xml:space="preserve"> </w:t>
      </w:r>
      <w:ins w:id="67" w:author="崔建奇" w:date="2026-05-02T01:04:00Z">
        <w:r>
          <w:rPr>
            <w:rFonts w:hint="eastAsia"/>
            <w:szCs w:val="21"/>
          </w:rPr>
          <w:t>Web</w:t>
        </w:r>
        <w:r>
          <w:rPr>
            <w:rFonts w:hint="eastAsia"/>
            <w:szCs w:val="21"/>
          </w:rPr>
          <w:t>开发中的应用研究</w:t>
        </w:r>
        <w:r>
          <w:rPr>
            <w:rFonts w:hint="eastAsia"/>
            <w:szCs w:val="21"/>
          </w:rPr>
          <w:t>[J].</w:t>
        </w:r>
        <w:r>
          <w:rPr>
            <w:rFonts w:hint="eastAsia"/>
            <w:szCs w:val="21"/>
          </w:rPr>
          <w:t>软件工程</w:t>
        </w:r>
        <w:r>
          <w:rPr>
            <w:rFonts w:hint="eastAsia"/>
            <w:szCs w:val="21"/>
          </w:rPr>
          <w:t>,2022,25(4):23-26.</w:t>
        </w:r>
      </w:ins>
      <w:bookmarkEnd w:id="65"/>
    </w:p>
    <w:p w14:paraId="4BE4096B" w14:textId="77777777" w:rsidR="004E229F" w:rsidRDefault="00000000">
      <w:pPr>
        <w:spacing w:beforeLines="50" w:before="0" w:afterLines="50" w:after="0" w:lineRule="auto" w:line="240"/>
        <w:jc w:val="left"/>
        <w:outlineLvl w:val="0"/>
        <w:rPr>
          <w:rFonts w:eastAsia="黑体"/>
          <w:color w:val="000000" w:themeColor="text1"/>
          <w:sz w:val="36"/>
          <w:szCs w:val="36"/>
        </w:rPr>
      </w:pPr>
      <w:r>
        <w:rPr>
          <w:rFonts w:ascii="黑体" w:hAnsi="黑体" w:eastAsia="黑体"/>
          <w:b/>
          <w:sz w:val="28"/>
        </w:rPr>
        <w:t>致  谢</w:t>
      </w:r>
    </w:p>
    <w:p w14:paraId="064A215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光阴似箭，一晃大学生活即将过去了。一直以严谨的态度和积极的热情投身于学习和工作中，虽然有竞争，也有泪水，但是通过我不断学习和奋斗不断的完善自己，不仅很好的完成了我的学业而且也让我的各方面得到了发展，取得了很大的进步。</w:t>
      </w:r>
    </w:p>
    <w:p w14:paraId="64EDEDC8"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大学的生活也即将结束，虽然也有许多的不舍，但是终究是要告别的。回想大学的学习生活，有泪水也有汗水。在此期间我严格要求自己，凭着对知识的强烈追求，刻苦钻研，勤奋好学，态度端正，目标明确，牢固的掌握了一些专业知识和技能，做到了理论联系实际。除了专业知识的学习外，我还不断的扩展我的知识面，从不同的领域以不同的方式来获得新的知识。争取成为一名各方面都很合格的大学生。</w:t>
      </w:r>
    </w:p>
    <w:p w14:paraId="16C7F012"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这次的毕业设计，是我独自完成周期最长，也是耗力最大的一个项目。值得庆幸的是，在我毕业设计完成的过程当中，有许多帮助我的同学和老师。在几个月的开发过程中，我遇到了大大小小无数个问题。是我的舍友和老师，不断地帮助鼓励。</w:t>
      </w:r>
    </w:p>
    <w:p w14:paraId="0F5190EC" w14:textId="77777777" w:rsidR="004E229F" w:rsidRDefault="00000000">
      <w:pPr>
        <w:spacing w:line="360" w:lineRule="auto" w:before="0" w:after="0"/>
        <w:ind w:firstLineChars="200" w:firstLine="480"/>
        <w:jc w:val="both"/>
        <w:rPr>
          <w:color w:val="000000" w:themeColor="text1"/>
          <w:sz w:val="24"/>
        </w:rPr>
      </w:pPr>
      <w:r>
        <w:rPr>
          <w:rFonts w:ascii="宋体" w:hAnsi="宋体" w:eastAsia="宋体"/>
          <w:b w:val="0"/>
          <w:sz w:val="24"/>
        </w:rPr>
        <w:t>我的指导老师，在自身工作十分繁忙的情况下，依然能做到及时恢复我们发去的问题邮件，并抽时间对我们进行线下的辅导。指出我们设计上的失误，逻辑错误以及学习规划问题，可以说没有导师的帮助，我的毕设会陷入死胡同，是导师为我指点了迷津，像迷雾中的路灯，为我指明方向！</w:t>
      </w:r>
    </w:p>
    <w:p w14:paraId="473171EB" w14:textId="77777777" w:rsidR="004E229F" w:rsidRDefault="004E229F">
      <w:pPr>
        <w:jc w:val="center"/>
        <w:rPr>
          <w:rFonts w:eastAsia="隶书"/>
          <w:b/>
          <w:color w:val="000000" w:themeColor="text1"/>
          <w:sz w:val="42"/>
          <w:szCs w:val="42"/>
        </w:rPr>
      </w:pPr>
    </w:p>
    <w:p w14:paraId="4EEC2973" w14:textId="77777777" w:rsidR="004E229F" w:rsidRDefault="004E229F">
      <w:pPr>
        <w:rPr>
          <w:color w:val="000000" w:themeColor="text1"/>
        </w:rPr>
      </w:pPr>
    </w:p>
    <w:sectPr w:rsidR="004E229F">
      <w:headerReference w:type="default" r:id="rId38"/>
      <w:footerReference w:type="default" r:id="rId39"/>
      <w:pgSz w:w="11906" w:h="16838"/>
      <w:pgMar w:top="1418" w:right="1418" w:bottom="1814" w:left="1418"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4F17F8" w14:textId="77777777" w:rsidR="00817BD9" w:rsidRDefault="00817BD9">
      <w:r>
        <w:separator/>
      </w:r>
    </w:p>
  </w:endnote>
  <w:endnote w:type="continuationSeparator" w:id="0">
    <w:p w14:paraId="3E8EEEC7" w14:textId="77777777" w:rsidR="00817BD9" w:rsidRDefault="00817B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方正书宋简体">
    <w:altName w:val="宋体"/>
    <w:charset w:val="86"/>
    <w:family w:val="auto"/>
    <w:pitch w:val="default"/>
    <w:sig w:usb0="00000000" w:usb1="00000000" w:usb2="00000010" w:usb3="00000000" w:csb0="00040000" w:csb1="00000000"/>
  </w:font>
  <w:font w:name="楷体_GB2312">
    <w:altName w:val="楷体"/>
    <w:charset w:val="86"/>
    <w:family w:val="moder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378A98" w14:textId="77777777" w:rsidR="004E229F" w:rsidRDefault="004E229F">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1034DA" w14:textId="77777777" w:rsidR="004E229F" w:rsidRDefault="004E229F">
    <w:pPr>
      <w:pStyle w:val="a9"/>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58711B" w14:textId="77777777" w:rsidR="004E229F" w:rsidRDefault="00000000">
    <w:pPr>
      <w:pStyle w:val="a9"/>
    </w:pPr>
    <w:r>
      <w:rPr>
        <w:noProof/>
      </w:rPr>
      <mc:AlternateContent>
        <mc:Choice Requires="wps">
          <w:drawing>
            <wp:anchor distT="0" distB="0" distL="114300" distR="114300" simplePos="0" relativeHeight="251661312" behindDoc="0" locked="0" layoutInCell="1" allowOverlap="1" wp14:anchorId="3A70AF45" wp14:editId="1000CD46">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8E6998" w14:textId="77777777" w:rsidR="004E229F" w:rsidRDefault="00000000">
                          <w:pPr>
                            <w:pStyle w:val="a9"/>
                            <w:rPr>
                              <w:rStyle w:val="ae"/>
                            </w:rPr>
                          </w:pPr>
                          <w:r>
                            <w:fldChar w:fldCharType="begin"/>
                          </w:r>
                          <w:r>
                            <w:rPr>
                              <w:rStyle w:val="ae"/>
                            </w:rPr>
                            <w:instrText xml:space="preserve">PAGE  </w:instrText>
                          </w:r>
                          <w:r>
                            <w:fldChar w:fldCharType="separate"/>
                          </w:r>
                          <w:r>
                            <w:rPr>
                              <w:rStyle w:val="ae"/>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A70AF45" id="_x0000_t202" coordsize="21600,21600" o:spt="202" path="m,l,21600r21600,l21600,xe">
              <v:stroke joinstyle="miter"/>
              <v:path gradientshapeok="t" o:connecttype="rect"/>
            </v:shapetype>
            <v:shape id="文本框 3" o:spid="_x0000_s1026"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78E6998" w14:textId="77777777" w:rsidR="004E229F" w:rsidRDefault="00000000">
                    <w:pPr>
                      <w:pStyle w:val="a9"/>
                      <w:rPr>
                        <w:rStyle w:val="ae"/>
                      </w:rPr>
                    </w:pPr>
                    <w:r>
                      <w:fldChar w:fldCharType="begin"/>
                    </w:r>
                    <w:r>
                      <w:rPr>
                        <w:rStyle w:val="ae"/>
                      </w:rPr>
                      <w:instrText xml:space="preserve">PAGE  </w:instrText>
                    </w:r>
                    <w:r>
                      <w:fldChar w:fldCharType="separate"/>
                    </w:r>
                    <w:r>
                      <w:rPr>
                        <w:rStyle w:val="ae"/>
                      </w:rPr>
                      <w:t>8</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E55ED2" w14:textId="77777777" w:rsidR="004E229F" w:rsidRDefault="00000000">
    <w:pPr>
      <w:pStyle w:val="a9"/>
    </w:pPr>
    <w:r>
      <w:rPr>
        <w:noProof/>
      </w:rPr>
      <mc:AlternateContent>
        <mc:Choice Requires="wps">
          <w:drawing>
            <wp:anchor distT="0" distB="0" distL="114300" distR="114300" simplePos="0" relativeHeight="251660288" behindDoc="0" locked="0" layoutInCell="1" allowOverlap="1" wp14:anchorId="09CFBCCA" wp14:editId="018A5A5E">
              <wp:simplePos x="0" y="0"/>
              <wp:positionH relativeFrom="margin">
                <wp:align>center</wp:align>
              </wp:positionH>
              <wp:positionV relativeFrom="paragraph">
                <wp:posOffset>0</wp:posOffset>
              </wp:positionV>
              <wp:extent cx="1828800" cy="1828800"/>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85914D9" w14:textId="77777777" w:rsidR="004E229F" w:rsidRDefault="00000000">
                          <w:pPr>
                            <w:pStyle w:val="a9"/>
                            <w:rPr>
                              <w:rStyle w:val="ae"/>
                            </w:rPr>
                          </w:pPr>
                          <w:r>
                            <w:fldChar w:fldCharType="begin"/>
                          </w:r>
                          <w:r>
                            <w:rPr>
                              <w:rStyle w:val="ae"/>
                            </w:rPr>
                            <w:instrText xml:space="preserve">PAGE  </w:instrText>
                          </w:r>
                          <w:r>
                            <w:fldChar w:fldCharType="separate"/>
                          </w:r>
                          <w:r>
                            <w:rPr>
                              <w:rStyle w:val="ae"/>
                            </w:rPr>
                            <w:t>8</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9CFBCCA" id="_x0000_t202" coordsize="21600,21600" o:spt="202" path="m,l,21600r21600,l21600,xe">
              <v:stroke joinstyle="miter"/>
              <v:path gradientshapeok="t" o:connecttype="rect"/>
            </v:shapetype>
            <v:shape id="文本框 50"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485914D9" w14:textId="77777777" w:rsidR="004E229F" w:rsidRDefault="00000000">
                    <w:pPr>
                      <w:pStyle w:val="a9"/>
                      <w:rPr>
                        <w:rStyle w:val="ae"/>
                      </w:rPr>
                    </w:pPr>
                    <w:r>
                      <w:fldChar w:fldCharType="begin"/>
                    </w:r>
                    <w:r>
                      <w:rPr>
                        <w:rStyle w:val="ae"/>
                      </w:rPr>
                      <w:instrText xml:space="preserve">PAGE  </w:instrText>
                    </w:r>
                    <w:r>
                      <w:fldChar w:fldCharType="separate"/>
                    </w:r>
                    <w:r>
                      <w:rPr>
                        <w:rStyle w:val="ae"/>
                      </w:rPr>
                      <w:t>8</w:t>
                    </w:r>
                    <w:r>
                      <w:fldChar w:fldCharType="end"/>
                    </w:r>
                  </w:p>
                </w:txbxContent>
              </v:textbox>
              <w10:wrap anchorx="margin"/>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23C0BE" w14:textId="77777777" w:rsidR="004E229F" w:rsidRDefault="00000000">
    <w:pPr>
      <w:pStyle w:val="a9"/>
    </w:pPr>
    <w:r>
      <w:rPr>
        <w:noProof/>
      </w:rPr>
      <mc:AlternateContent>
        <mc:Choice Requires="wps">
          <w:drawing>
            <wp:anchor distT="0" distB="0" distL="114300" distR="114300" simplePos="0" relativeHeight="251659264" behindDoc="0" locked="0" layoutInCell="1" allowOverlap="1" wp14:anchorId="33B9787A" wp14:editId="6D4FC03A">
              <wp:simplePos x="0" y="0"/>
              <wp:positionH relativeFrom="margin">
                <wp:align>center</wp:align>
              </wp:positionH>
              <wp:positionV relativeFrom="paragraph">
                <wp:posOffset>0</wp:posOffset>
              </wp:positionV>
              <wp:extent cx="1828800" cy="1828800"/>
              <wp:effectExtent l="0" t="0" r="0" b="0"/>
              <wp:wrapNone/>
              <wp:docPr id="17"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347E2FD4" w14:textId="77777777" w:rsidR="004E229F"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26</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3B9787A" id="_x0000_t202" coordsize="21600,21600" o:spt="202" path="m,l,21600r21600,l21600,xe">
              <v:stroke joinstyle="miter"/>
              <v:path gradientshapeok="t" o:connecttype="rect"/>
            </v:shapetype>
            <v:shape id="文本框 1" o:spid="_x0000_s1028"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" filled="f" stroked="f" strokeweight=".5pt">
              <v:textbox style="mso-fit-shape-to-text:t" inset="0,0,0,0">
                <w:txbxContent>
                  <w:p w14:paraId="347E2FD4" w14:textId="77777777" w:rsidR="004E229F" w:rsidRDefault="00000000">
                    <w:pPr>
                      <w:pStyle w:val="a9"/>
                    </w:pPr>
                    <w:r>
                      <w:rPr>
                        <w:rFonts w:hint="eastAsia"/>
                      </w:rPr>
                      <w:fldChar w:fldCharType="begin"/>
                    </w:r>
                    <w:r>
                      <w:rPr>
                        <w:rFonts w:hint="eastAsia"/>
                      </w:rPr>
                      <w:instrText xml:space="preserve"> PAGE  \* MERGEFORMAT </w:instrText>
                    </w:r>
                    <w:r>
                      <w:rPr>
                        <w:rFonts w:hint="eastAsia"/>
                      </w:rPr>
                      <w:fldChar w:fldCharType="separate"/>
                    </w:r>
                    <w:r>
                      <w:t>26</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BC6231C" w14:textId="77777777" w:rsidR="00817BD9" w:rsidRDefault="00817BD9">
      <w:r>
        <w:separator/>
      </w:r>
    </w:p>
  </w:footnote>
  <w:footnote w:type="continuationSeparator" w:id="0">
    <w:p w14:paraId="13C0F439" w14:textId="77777777" w:rsidR="00817BD9" w:rsidRDefault="00817B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9C461" w14:textId="77777777" w:rsidR="004E229F" w:rsidRDefault="004E229F">
    <w:pPr>
      <w:pStyle w:val="ab"/>
      <w:pBdr>
        <w:bottom w:val="none" w:sz="0" w:space="1" w:color="auto"/>
      </w:pBdr>
      <w:rPr>
        <w:sz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F3AB87E"/>
    <w:multiLevelType w:val="singleLevel"/>
    <w:tmpl w:val="BF3AB87E"/>
    <w:lvl w:ilvl="0">
      <w:start w:val="1"/>
      <w:numFmt w:val="decimal"/>
      <w:suff w:val="space"/>
      <w:lvlText w:val="%1."/>
      <w:lvlJc w:val="left"/>
    </w:lvl>
  </w:abstractNum>
  <w:abstractNum w:abstractNumId="1" w15:restartNumberingAfterBreak="0">
    <w:nsid w:val="5A3C75BC"/>
    <w:multiLevelType w:val="singleLevel"/>
    <w:tmpl w:val="5A3C75BC"/>
    <w:lvl w:ilvl="0">
      <w:start w:val="1"/>
      <w:numFmt w:val="decimal"/>
      <w:lvlText w:val="[%1]"/>
      <w:lvlJc w:val="left"/>
      <w:pPr>
        <w:tabs>
          <w:tab w:val="left" w:pos="255"/>
        </w:tabs>
        <w:ind w:left="255" w:hanging="255"/>
      </w:pPr>
      <w:rPr>
        <w:rFonts w:hint="eastAsia"/>
      </w:rPr>
    </w:lvl>
  </w:abstractNum>
  <w:num w:numId="1" w16cid:durableId="72239566">
    <w:abstractNumId w:val="0"/>
  </w:num>
  <w:num w:numId="2" w16cid:durableId="1272737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崔建奇">
    <w15:presenceInfo w15:providerId="None" w15:userId="崔建奇"/>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lmNTZkYWFmYWVlYTM1ZGYxYmZmNzkwMWJhNDQxOWQifQ=="/>
  </w:docVars>
  <w:rsids>
    <w:rsidRoot w:val="00172A27"/>
    <w:rsid w:val="CF3F1460"/>
    <w:rsid w:val="CFFBFB1B"/>
    <w:rsid w:val="DDDF6C11"/>
    <w:rsid w:val="DEFB60DF"/>
    <w:rsid w:val="DF6AAB2A"/>
    <w:rsid w:val="DFDFCC8F"/>
    <w:rsid w:val="DFF4045E"/>
    <w:rsid w:val="DFFAE387"/>
    <w:rsid w:val="E1EFD5A3"/>
    <w:rsid w:val="E6EF49B7"/>
    <w:rsid w:val="E7EF1C6B"/>
    <w:rsid w:val="EBCF3E2C"/>
    <w:rsid w:val="EEE39B11"/>
    <w:rsid w:val="EEFFF473"/>
    <w:rsid w:val="EF1FB767"/>
    <w:rsid w:val="EFBAF901"/>
    <w:rsid w:val="F3FBFE8F"/>
    <w:rsid w:val="F72F0BB2"/>
    <w:rsid w:val="FB6E7ACB"/>
    <w:rsid w:val="FBFB35DB"/>
    <w:rsid w:val="FC7D5C5F"/>
    <w:rsid w:val="FDDF9C07"/>
    <w:rsid w:val="FDFDCE5C"/>
    <w:rsid w:val="FE88CE33"/>
    <w:rsid w:val="FF3B74F2"/>
    <w:rsid w:val="FF5DE811"/>
    <w:rsid w:val="FFFF5643"/>
    <w:rsid w:val="FFFFCD89"/>
    <w:rsid w:val="FFFFD217"/>
    <w:rsid w:val="00025F91"/>
    <w:rsid w:val="0007231D"/>
    <w:rsid w:val="00172A27"/>
    <w:rsid w:val="001A310C"/>
    <w:rsid w:val="00205969"/>
    <w:rsid w:val="003B2C0E"/>
    <w:rsid w:val="003C00A4"/>
    <w:rsid w:val="00414BB7"/>
    <w:rsid w:val="004E229F"/>
    <w:rsid w:val="00682867"/>
    <w:rsid w:val="006A5D49"/>
    <w:rsid w:val="00817BD9"/>
    <w:rsid w:val="00BE0F51"/>
    <w:rsid w:val="00C21DF3"/>
    <w:rsid w:val="00D238A9"/>
    <w:rsid w:val="00D75197"/>
    <w:rsid w:val="00E22BE4"/>
    <w:rsid w:val="00E65B55"/>
    <w:rsid w:val="011D1663"/>
    <w:rsid w:val="01736F15"/>
    <w:rsid w:val="02AA0232"/>
    <w:rsid w:val="0396740B"/>
    <w:rsid w:val="03DB1F30"/>
    <w:rsid w:val="04EC3A1C"/>
    <w:rsid w:val="061F3028"/>
    <w:rsid w:val="06424CA3"/>
    <w:rsid w:val="07684BA8"/>
    <w:rsid w:val="07727909"/>
    <w:rsid w:val="07747AF6"/>
    <w:rsid w:val="08144C56"/>
    <w:rsid w:val="08E338EF"/>
    <w:rsid w:val="09A2164A"/>
    <w:rsid w:val="0B966CE8"/>
    <w:rsid w:val="0BED50E7"/>
    <w:rsid w:val="0C653A85"/>
    <w:rsid w:val="0D9770D3"/>
    <w:rsid w:val="0DE02EA9"/>
    <w:rsid w:val="0EC5615D"/>
    <w:rsid w:val="108A10BF"/>
    <w:rsid w:val="10F75573"/>
    <w:rsid w:val="115C27FF"/>
    <w:rsid w:val="1390020A"/>
    <w:rsid w:val="142E2A79"/>
    <w:rsid w:val="15556FB7"/>
    <w:rsid w:val="160E3FCF"/>
    <w:rsid w:val="18BD54DA"/>
    <w:rsid w:val="19125B80"/>
    <w:rsid w:val="1A84146C"/>
    <w:rsid w:val="1BE905B8"/>
    <w:rsid w:val="1C6D718D"/>
    <w:rsid w:val="1D494829"/>
    <w:rsid w:val="1D6A7EB5"/>
    <w:rsid w:val="1DD8653C"/>
    <w:rsid w:val="1DF7EE07"/>
    <w:rsid w:val="1F224456"/>
    <w:rsid w:val="1F3D4105"/>
    <w:rsid w:val="1F9F0F2C"/>
    <w:rsid w:val="20231460"/>
    <w:rsid w:val="20823695"/>
    <w:rsid w:val="22470675"/>
    <w:rsid w:val="230C1074"/>
    <w:rsid w:val="23C37150"/>
    <w:rsid w:val="25BE1434"/>
    <w:rsid w:val="264D0275"/>
    <w:rsid w:val="27BB460D"/>
    <w:rsid w:val="286134D1"/>
    <w:rsid w:val="2B99032D"/>
    <w:rsid w:val="2BFFCC84"/>
    <w:rsid w:val="2CF119C5"/>
    <w:rsid w:val="2D905079"/>
    <w:rsid w:val="2D9C2329"/>
    <w:rsid w:val="2DF203B2"/>
    <w:rsid w:val="2E2B56C0"/>
    <w:rsid w:val="2F6CE937"/>
    <w:rsid w:val="313E17CF"/>
    <w:rsid w:val="31E034AB"/>
    <w:rsid w:val="33050D53"/>
    <w:rsid w:val="330E5F8D"/>
    <w:rsid w:val="33510562"/>
    <w:rsid w:val="3394233E"/>
    <w:rsid w:val="33C60309"/>
    <w:rsid w:val="345C0C06"/>
    <w:rsid w:val="352D5AE9"/>
    <w:rsid w:val="35A94132"/>
    <w:rsid w:val="36CC206A"/>
    <w:rsid w:val="3779526D"/>
    <w:rsid w:val="38E67ED5"/>
    <w:rsid w:val="399E1220"/>
    <w:rsid w:val="3B6FEA5F"/>
    <w:rsid w:val="3BFE4F5F"/>
    <w:rsid w:val="3C2B6674"/>
    <w:rsid w:val="3D6B12FF"/>
    <w:rsid w:val="3E2D703A"/>
    <w:rsid w:val="3ED0251D"/>
    <w:rsid w:val="3F5F64B8"/>
    <w:rsid w:val="3FF0090C"/>
    <w:rsid w:val="3FF160A4"/>
    <w:rsid w:val="404C69DE"/>
    <w:rsid w:val="405107BB"/>
    <w:rsid w:val="406942C8"/>
    <w:rsid w:val="40726EBC"/>
    <w:rsid w:val="413E16EA"/>
    <w:rsid w:val="413E2B70"/>
    <w:rsid w:val="41CE3975"/>
    <w:rsid w:val="42BA51C4"/>
    <w:rsid w:val="4330106C"/>
    <w:rsid w:val="43926071"/>
    <w:rsid w:val="44AD625F"/>
    <w:rsid w:val="45CD0FA2"/>
    <w:rsid w:val="45FD0D07"/>
    <w:rsid w:val="46D01953"/>
    <w:rsid w:val="48992F85"/>
    <w:rsid w:val="48A96E78"/>
    <w:rsid w:val="48CE0F0A"/>
    <w:rsid w:val="4A7C7A72"/>
    <w:rsid w:val="4A9D208D"/>
    <w:rsid w:val="4B2747FE"/>
    <w:rsid w:val="4B742E12"/>
    <w:rsid w:val="4D7BFE47"/>
    <w:rsid w:val="4DE84D96"/>
    <w:rsid w:val="4E1A5842"/>
    <w:rsid w:val="4EC04515"/>
    <w:rsid w:val="4F77747A"/>
    <w:rsid w:val="4F7E48A5"/>
    <w:rsid w:val="51470E7E"/>
    <w:rsid w:val="51A47FEE"/>
    <w:rsid w:val="52A10710"/>
    <w:rsid w:val="533E5EF9"/>
    <w:rsid w:val="542A7427"/>
    <w:rsid w:val="5455047E"/>
    <w:rsid w:val="55F72D0F"/>
    <w:rsid w:val="56B17534"/>
    <w:rsid w:val="57900782"/>
    <w:rsid w:val="57FC31DE"/>
    <w:rsid w:val="58BF0102"/>
    <w:rsid w:val="59936CA0"/>
    <w:rsid w:val="59B071BA"/>
    <w:rsid w:val="59C320A5"/>
    <w:rsid w:val="5B3F778F"/>
    <w:rsid w:val="5B526F81"/>
    <w:rsid w:val="5B75B66F"/>
    <w:rsid w:val="5CA91FB7"/>
    <w:rsid w:val="5D30238A"/>
    <w:rsid w:val="5D7E06C9"/>
    <w:rsid w:val="5D7F207A"/>
    <w:rsid w:val="5ED9873F"/>
    <w:rsid w:val="5EE54830"/>
    <w:rsid w:val="5F710F2C"/>
    <w:rsid w:val="61224342"/>
    <w:rsid w:val="61311AA4"/>
    <w:rsid w:val="62175899"/>
    <w:rsid w:val="635C3E56"/>
    <w:rsid w:val="64F2460E"/>
    <w:rsid w:val="66426C88"/>
    <w:rsid w:val="667FDF11"/>
    <w:rsid w:val="66D1109D"/>
    <w:rsid w:val="66FBFC7C"/>
    <w:rsid w:val="675FFE01"/>
    <w:rsid w:val="67CF2870"/>
    <w:rsid w:val="67DE3164"/>
    <w:rsid w:val="6806290C"/>
    <w:rsid w:val="69675106"/>
    <w:rsid w:val="69EB1353"/>
    <w:rsid w:val="6A4F5008"/>
    <w:rsid w:val="6AC84EBB"/>
    <w:rsid w:val="6B6B85B8"/>
    <w:rsid w:val="6CC7595E"/>
    <w:rsid w:val="6D694FE7"/>
    <w:rsid w:val="6D770676"/>
    <w:rsid w:val="6DBF9578"/>
    <w:rsid w:val="6E5E343A"/>
    <w:rsid w:val="6E63CCEA"/>
    <w:rsid w:val="6F1C3612"/>
    <w:rsid w:val="6F3D113E"/>
    <w:rsid w:val="6F6E86A3"/>
    <w:rsid w:val="6FDD11F5"/>
    <w:rsid w:val="709C7AB7"/>
    <w:rsid w:val="71116C7B"/>
    <w:rsid w:val="713D3F40"/>
    <w:rsid w:val="72F664B4"/>
    <w:rsid w:val="734B1A73"/>
    <w:rsid w:val="7384274F"/>
    <w:rsid w:val="744B3BFC"/>
    <w:rsid w:val="74576C7E"/>
    <w:rsid w:val="764B2015"/>
    <w:rsid w:val="76B45562"/>
    <w:rsid w:val="76BB71C0"/>
    <w:rsid w:val="77A411C1"/>
    <w:rsid w:val="78216F87"/>
    <w:rsid w:val="7847244E"/>
    <w:rsid w:val="786B3BD0"/>
    <w:rsid w:val="794327AC"/>
    <w:rsid w:val="797A0576"/>
    <w:rsid w:val="79850C6C"/>
    <w:rsid w:val="799424BE"/>
    <w:rsid w:val="79FB189E"/>
    <w:rsid w:val="7AD98DA0"/>
    <w:rsid w:val="7B7BF7D7"/>
    <w:rsid w:val="7C1A11E3"/>
    <w:rsid w:val="7C9668C7"/>
    <w:rsid w:val="7D245F5C"/>
    <w:rsid w:val="7D32333F"/>
    <w:rsid w:val="7D6F2A97"/>
    <w:rsid w:val="7DA65788"/>
    <w:rsid w:val="7DBD7352"/>
    <w:rsid w:val="7DF21AEC"/>
    <w:rsid w:val="7DFEE9CC"/>
    <w:rsid w:val="7DFF94A2"/>
    <w:rsid w:val="7E4F1CF7"/>
    <w:rsid w:val="7E71561F"/>
    <w:rsid w:val="7EA179EA"/>
    <w:rsid w:val="7EAF5B2F"/>
    <w:rsid w:val="7EDE692E"/>
    <w:rsid w:val="7EE4A114"/>
    <w:rsid w:val="7EEC2EC2"/>
    <w:rsid w:val="7EEF8A14"/>
    <w:rsid w:val="7EFD2B6E"/>
    <w:rsid w:val="7F622B37"/>
    <w:rsid w:val="7FAF060D"/>
    <w:rsid w:val="7FB306AE"/>
    <w:rsid w:val="7FF743E1"/>
    <w:rsid w:val="7FF7F868"/>
    <w:rsid w:val="7FFCA267"/>
    <w:rsid w:val="93FD19C4"/>
    <w:rsid w:val="97E791DE"/>
    <w:rsid w:val="9DFAF541"/>
    <w:rsid w:val="B6EDD2DD"/>
    <w:rsid w:val="B77327CF"/>
    <w:rsid w:val="B7E7D969"/>
    <w:rsid w:val="B7FF2267"/>
    <w:rsid w:val="BE7F9661"/>
    <w:rsid w:val="BEDF32CE"/>
    <w:rsid w:val="BFBBE828"/>
    <w:rsid w:val="BFCF404A"/>
    <w:rsid w:val="BFFF7F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8EE928E"/>
  <w15:docId w15:val="{DA267EBE-E153-4099-95AB-400004F0A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iPriority="0" w:qFormat="1"/>
    <w:lsdException w:name="footer" w:uiPriority="0"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qFormat/>
    <w:pPr>
      <w:keepNext/>
      <w:keepLines/>
      <w:spacing w:before="260" w:after="260" w:line="413" w:lineRule="auto"/>
      <w:outlineLvl w:val="1"/>
    </w:pPr>
    <w:rPr>
      <w:rFonts w:ascii="Arial" w:eastAsia="黑体" w:hAnsi="Arial"/>
      <w:b/>
      <w:sz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paragraph" w:styleId="9">
    <w:name w:val="heading 9"/>
    <w:basedOn w:val="a"/>
    <w:next w:val="a"/>
    <w:link w:val="90"/>
    <w:qFormat/>
    <w:pPr>
      <w:keepNext/>
      <w:keepLines/>
      <w:tabs>
        <w:tab w:val="left" w:pos="377"/>
      </w:tabs>
      <w:spacing w:before="240" w:after="64" w:line="317" w:lineRule="auto"/>
      <w:ind w:left="1583" w:hanging="1583"/>
      <w:outlineLvl w:val="8"/>
    </w:pPr>
    <w:rPr>
      <w:rFonts w:ascii="Arial" w:eastAsia="黑体"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tabs>
        <w:tab w:val="left" w:pos="377"/>
      </w:tabs>
      <w:ind w:firstLineChars="200" w:firstLine="420"/>
    </w:pPr>
  </w:style>
  <w:style w:type="paragraph" w:styleId="a4">
    <w:name w:val="caption"/>
    <w:basedOn w:val="a"/>
    <w:next w:val="a"/>
    <w:uiPriority w:val="35"/>
    <w:semiHidden/>
    <w:unhideWhenUsed/>
    <w:qFormat/>
    <w:rPr>
      <w:rFonts w:ascii="Arial" w:eastAsia="黑体" w:hAnsi="Arial"/>
      <w:sz w:val="20"/>
    </w:rPr>
  </w:style>
  <w:style w:type="paragraph" w:styleId="a5">
    <w:name w:val="Body Text Indent"/>
    <w:basedOn w:val="a"/>
    <w:link w:val="a6"/>
    <w:qFormat/>
    <w:pPr>
      <w:adjustRightInd w:val="0"/>
      <w:snapToGrid w:val="0"/>
      <w:ind w:firstLineChars="226" w:firstLine="475"/>
    </w:pPr>
    <w:rPr>
      <w:rFonts w:ascii="方正书宋简体" w:eastAsia="方正书宋简体"/>
    </w:rPr>
  </w:style>
  <w:style w:type="paragraph" w:styleId="TOC3">
    <w:name w:val="toc 3"/>
    <w:basedOn w:val="a"/>
    <w:next w:val="a"/>
    <w:uiPriority w:val="39"/>
    <w:semiHidden/>
    <w:unhideWhenUsed/>
    <w:qFormat/>
    <w:pPr>
      <w:ind w:leftChars="400" w:left="840"/>
    </w:pPr>
  </w:style>
  <w:style w:type="paragraph" w:styleId="a7">
    <w:name w:val="Balloon Text"/>
    <w:basedOn w:val="a"/>
    <w:link w:val="a8"/>
    <w:uiPriority w:val="99"/>
    <w:semiHidden/>
    <w:unhideWhenUsed/>
    <w:qFormat/>
    <w:rPr>
      <w:sz w:val="18"/>
      <w:szCs w:val="18"/>
    </w:rPr>
  </w:style>
  <w:style w:type="paragraph" w:styleId="a9">
    <w:name w:val="footer"/>
    <w:basedOn w:val="a"/>
    <w:link w:val="aa"/>
    <w:qFormat/>
    <w:pPr>
      <w:tabs>
        <w:tab w:val="center" w:pos="4153"/>
        <w:tab w:val="right" w:pos="8306"/>
      </w:tabs>
      <w:snapToGrid w:val="0"/>
      <w:jc w:val="left"/>
    </w:pPr>
    <w:rPr>
      <w:sz w:val="18"/>
      <w:szCs w:val="18"/>
    </w:rPr>
  </w:style>
  <w:style w:type="paragraph" w:styleId="ab">
    <w:name w:val="header"/>
    <w:basedOn w:val="a"/>
    <w:link w:val="ac"/>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style>
  <w:style w:type="paragraph" w:styleId="TOC2">
    <w:name w:val="toc 2"/>
    <w:basedOn w:val="a"/>
    <w:next w:val="a"/>
    <w:uiPriority w:val="39"/>
    <w:qFormat/>
    <w:pPr>
      <w:ind w:leftChars="200" w:left="420"/>
    </w:pPr>
  </w:style>
  <w:style w:type="paragraph" w:styleId="ad">
    <w:name w:val="Normal (Web)"/>
    <w:basedOn w:val="a"/>
    <w:uiPriority w:val="99"/>
    <w:semiHidden/>
    <w:unhideWhenUsed/>
    <w:qFormat/>
    <w:pPr>
      <w:spacing w:beforeAutospacing="1" w:afterAutospacing="1"/>
      <w:jc w:val="left"/>
    </w:pPr>
    <w:rPr>
      <w:kern w:val="0"/>
      <w:sz w:val="24"/>
    </w:rPr>
  </w:style>
  <w:style w:type="character" w:styleId="ae">
    <w:name w:val="page number"/>
    <w:basedOn w:val="a0"/>
    <w:qFormat/>
  </w:style>
  <w:style w:type="character" w:styleId="af">
    <w:name w:val="Hyperlink"/>
    <w:uiPriority w:val="99"/>
    <w:qFormat/>
    <w:rPr>
      <w:color w:val="0000FF"/>
      <w:u w:val="single"/>
    </w:rPr>
  </w:style>
  <w:style w:type="character" w:customStyle="1" w:styleId="20">
    <w:name w:val="标题 2 字符"/>
    <w:basedOn w:val="a0"/>
    <w:link w:val="2"/>
    <w:qFormat/>
    <w:rPr>
      <w:rFonts w:ascii="Arial" w:eastAsia="黑体" w:hAnsi="Arial" w:cs="Times New Roman"/>
      <w:b/>
      <w:sz w:val="32"/>
      <w:szCs w:val="24"/>
    </w:rPr>
  </w:style>
  <w:style w:type="character" w:customStyle="1" w:styleId="90">
    <w:name w:val="标题 9 字符"/>
    <w:basedOn w:val="a0"/>
    <w:link w:val="9"/>
    <w:qFormat/>
    <w:rPr>
      <w:rFonts w:ascii="Arial" w:eastAsia="黑体" w:hAnsi="Arial" w:cs="Times New Roman"/>
      <w:szCs w:val="24"/>
    </w:rPr>
  </w:style>
  <w:style w:type="character" w:customStyle="1" w:styleId="Char">
    <w:name w:val="下标 Char"/>
    <w:link w:val="af0"/>
    <w:qFormat/>
    <w:rPr>
      <w:rFonts w:ascii="楷体_GB2312" w:eastAsia="楷体_GB2312" w:hAnsi="楷体_GB2312"/>
      <w:szCs w:val="21"/>
    </w:rPr>
  </w:style>
  <w:style w:type="paragraph" w:customStyle="1" w:styleId="af0">
    <w:name w:val="下标"/>
    <w:basedOn w:val="a"/>
    <w:link w:val="Char"/>
    <w:qFormat/>
    <w:pPr>
      <w:spacing w:line="360" w:lineRule="auto"/>
      <w:jc w:val="center"/>
    </w:pPr>
    <w:rPr>
      <w:rFonts w:ascii="楷体_GB2312" w:eastAsia="楷体_GB2312" w:hAnsi="楷体_GB2312" w:cstheme="minorBidi"/>
      <w:szCs w:val="21"/>
    </w:rPr>
  </w:style>
  <w:style w:type="paragraph" w:customStyle="1" w:styleId="af1">
    <w:name w:val="正文 + 宋体"/>
    <w:basedOn w:val="a"/>
    <w:qFormat/>
    <w:pPr>
      <w:spacing w:line="360" w:lineRule="exact"/>
      <w:ind w:firstLineChars="200" w:firstLine="480"/>
    </w:pPr>
    <w:rPr>
      <w:rFonts w:ascii="宋体" w:hAnsi="宋体"/>
      <w:sz w:val="24"/>
    </w:rPr>
  </w:style>
  <w:style w:type="paragraph" w:customStyle="1" w:styleId="WW-2">
    <w:name w:val="WW-正文文字 2"/>
    <w:basedOn w:val="a"/>
    <w:qFormat/>
    <w:pPr>
      <w:suppressAutoHyphens/>
      <w:spacing w:line="360" w:lineRule="auto"/>
    </w:pPr>
    <w:rPr>
      <w:kern w:val="20481"/>
      <w:sz w:val="24"/>
      <w:szCs w:val="20"/>
    </w:rPr>
  </w:style>
  <w:style w:type="character" w:customStyle="1" w:styleId="ac">
    <w:name w:val="页眉 字符"/>
    <w:basedOn w:val="a0"/>
    <w:link w:val="ab"/>
    <w:qFormat/>
    <w:rPr>
      <w:rFonts w:ascii="Times New Roman" w:eastAsia="宋体" w:hAnsi="Times New Roman" w:cs="Times New Roman"/>
      <w:sz w:val="18"/>
      <w:szCs w:val="18"/>
    </w:rPr>
  </w:style>
  <w:style w:type="character" w:customStyle="1" w:styleId="aa">
    <w:name w:val="页脚 字符"/>
    <w:basedOn w:val="a0"/>
    <w:link w:val="a9"/>
    <w:qFormat/>
    <w:rPr>
      <w:rFonts w:ascii="Times New Roman" w:eastAsia="宋体" w:hAnsi="Times New Roman" w:cs="Times New Roman"/>
      <w:sz w:val="18"/>
      <w:szCs w:val="18"/>
    </w:rPr>
  </w:style>
  <w:style w:type="character" w:customStyle="1" w:styleId="a6">
    <w:name w:val="正文文本缩进 字符"/>
    <w:basedOn w:val="a0"/>
    <w:link w:val="a5"/>
    <w:qFormat/>
    <w:rPr>
      <w:rFonts w:ascii="方正书宋简体" w:eastAsia="方正书宋简体" w:hAnsi="Times New Roman" w:cs="Times New Roman"/>
      <w:szCs w:val="24"/>
    </w:rPr>
  </w:style>
  <w:style w:type="paragraph" w:customStyle="1" w:styleId="af2">
    <w:name w:val="论文正文"/>
    <w:basedOn w:val="a3"/>
    <w:qFormat/>
    <w:pPr>
      <w:spacing w:line="400" w:lineRule="exact"/>
    </w:pPr>
    <w:rPr>
      <w:sz w:val="24"/>
    </w:rPr>
  </w:style>
  <w:style w:type="character" w:customStyle="1" w:styleId="a8">
    <w:name w:val="批注框文本 字符"/>
    <w:basedOn w:val="a0"/>
    <w:link w:val="a7"/>
    <w:uiPriority w:val="99"/>
    <w:semiHidden/>
    <w:qFormat/>
    <w:rPr>
      <w:rFonts w:ascii="Times New Roman" w:eastAsia="宋体" w:hAnsi="Times New Roman" w:cs="Times New Roman"/>
      <w:sz w:val="18"/>
      <w:szCs w:val="18"/>
    </w:rPr>
  </w:style>
  <w:style w:type="character" w:customStyle="1" w:styleId="30">
    <w:name w:val="标题 3 字符"/>
    <w:basedOn w:val="a0"/>
    <w:link w:val="3"/>
    <w:uiPriority w:val="9"/>
    <w:semiHidden/>
    <w:qFormat/>
    <w:rPr>
      <w:rFonts w:ascii="Times New Roman" w:eastAsia="宋体" w:hAnsi="Times New Roman" w:cs="Times New Roman"/>
      <w:b/>
      <w:bCs/>
      <w:sz w:val="32"/>
      <w:szCs w:val="32"/>
    </w:rPr>
  </w:style>
  <w:style w:type="paragraph" w:customStyle="1" w:styleId="tu2">
    <w:name w:val="tu 2"/>
    <w:basedOn w:val="a"/>
    <w:qFormat/>
    <w:pPr>
      <w:spacing w:line="360" w:lineRule="auto"/>
      <w:jc w:val="center"/>
    </w:pPr>
    <w:rPr>
      <w:rFonts w:cs="宋体"/>
      <w:bCs/>
      <w:color w:val="000000"/>
      <w:szCs w:val="18"/>
    </w:rPr>
  </w:style>
  <w:style w:type="paragraph" w:customStyle="1" w:styleId="af3">
    <w:name w:val="我的正文"/>
    <w:basedOn w:val="a"/>
    <w:qFormat/>
    <w:pPr>
      <w:tabs>
        <w:tab w:val="left" w:pos="377"/>
      </w:tabs>
      <w:spacing w:line="400" w:lineRule="exact"/>
      <w:ind w:firstLine="482"/>
      <w:jc w:val="left"/>
    </w:pPr>
    <w:rPr>
      <w:rFonts w:ascii="宋体" w:hAnsi="宋体"/>
      <w:sz w:val="24"/>
    </w:rPr>
  </w:style>
  <w:style w:type="paragraph" w:customStyle="1" w:styleId="af4">
    <w:name w:val="表内容"/>
    <w:qFormat/>
    <w:rPr>
      <w:rFonts w:ascii="宋体"/>
      <w:kern w:val="21"/>
      <w:sz w:val="24"/>
      <w:szCs w:val="24"/>
    </w:rPr>
  </w:style>
  <w:style w:type="paragraph" w:customStyle="1" w:styleId="TimesNewRoman">
    <w:name w:val="样式 节 + Times New Roman 加粗"/>
    <w:basedOn w:val="af5"/>
    <w:qFormat/>
    <w:pPr>
      <w:outlineLvl w:val="1"/>
    </w:pPr>
    <w:rPr>
      <w:b/>
      <w:bCs/>
    </w:rPr>
  </w:style>
  <w:style w:type="paragraph" w:customStyle="1" w:styleId="af5">
    <w:name w:val="节"/>
    <w:basedOn w:val="a"/>
    <w:qFormat/>
    <w:pPr>
      <w:spacing w:before="360" w:after="360" w:line="400" w:lineRule="atLeast"/>
    </w:pPr>
    <w:rPr>
      <w:rFonts w:ascii="黑体" w:eastAsia="黑体"/>
      <w:sz w:val="28"/>
    </w:rPr>
  </w:style>
  <w:style w:type="character" w:customStyle="1" w:styleId="15">
    <w:name w:val="15"/>
    <w:basedOn w:val="a0"/>
    <w:qFormat/>
    <w:rPr>
      <w:rFonts w:ascii="Times New Roman" w:hAnsi="Times New Roman" w:cs="Times New Roman" w:hint="default"/>
    </w:rPr>
  </w:style>
  <w:style w:type="character" w:customStyle="1" w:styleId="10">
    <w:name w:val="10"/>
    <w:basedOn w:val="a0"/>
    <w:qFormat/>
    <w:rPr>
      <w:rFonts w:ascii="Times New Roman" w:hAnsi="Times New Roman" w:cs="Times New Roman" w:hint="default"/>
    </w:rPr>
  </w:style>
  <w:style w:type="character" w:customStyle="1" w:styleId="apple-converted-space">
    <w:name w:val="apple-converted-space"/>
    <w:basedOn w:val="a0"/>
    <w:qFormat/>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ImageCaption">
    <w:name w:val="Image Caption"/>
    <w:qFormat/>
    <w:pPr>
      <w:spacing w:before="120" w:after="240"/>
      <w:jc w:val="center"/>
    </w:pPr>
    <w:rPr>
      <w:rFonts w:ascii="Calibri" w:hAnsi="Calibri"/>
      <w:sz w:val="22"/>
    </w:rPr>
  </w:style>
  <w:style w:type="paragraph" w:customStyle="1" w:styleId="TableCaption">
    <w:name w:val="Table Caption"/>
    <w:qFormat/>
    <w:pPr>
      <w:keepNext/>
      <w:spacing w:before="240"/>
      <w:jc w:val="center"/>
    </w:pPr>
    <w:rPr>
      <w:rFonts w:ascii="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oter" Target="footer5.xm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3.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emf"/><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56</Pages>
  <Words>5625</Words>
  <Characters>32068</Characters>
  <Application>Microsoft Office Word</Application>
  <DocSecurity>0</DocSecurity>
  <Lines>267</Lines>
  <Paragraphs>75</Paragraphs>
  <ScaleCrop>false</ScaleCrop>
  <Company>微软中国</Company>
  <LinksUpToDate>false</LinksUpToDate>
  <CharactersWithSpaces>37618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王同学</cp:lastModifiedBy>
  <cp:revision>3</cp:revision>
  <dcterms:created xsi:type="dcterms:W3CDTF">2020-11-04T20:09:00Z</dcterms:created>
  <dcterms:modified xsi:type="dcterms:W3CDTF">2026-05-04T08:33:00Z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48342F703A074D41D7D9F1692A5A1A90_43</vt:lpwstr>
  </property>
  <property fmtid="{D5CDD505-2E9C-101B-9397-08002B2CF9AE}" pid="4" name="KSOTemplateDocerSaveRecord">
    <vt:lpwstr>eyJoZGlkIjoiMzEwNTM5NzYwMDRjMzkwZTVkZjY2ODkwMGIxNGU0OTUiLCJ1c2VySWQiOiIxNjQxNzA4MTU5In0=</vt:lpwstr>
  </property>
</Properties>
</file>